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19CD6" w14:textId="77777777" w:rsidR="00B07F7C" w:rsidRPr="00616918" w:rsidRDefault="00B07F7C" w:rsidP="00B07F7C">
      <w:pPr>
        <w:jc w:val="center"/>
        <w:textAlignment w:val="baseline"/>
        <w:rPr>
          <w:rFonts w:eastAsia="Times New Roman" w:cs="Times New Roman"/>
          <w:color w:val="000000" w:themeColor="text1"/>
          <w:sz w:val="26"/>
          <w:szCs w:val="26"/>
        </w:rPr>
      </w:pPr>
      <w:r w:rsidRPr="00616918">
        <w:rPr>
          <w:rFonts w:eastAsia="Times New Roman" w:cs="Times New Roman"/>
          <w:b/>
          <w:bCs/>
          <w:color w:val="000000" w:themeColor="text1"/>
          <w:sz w:val="26"/>
          <w:szCs w:val="26"/>
        </w:rPr>
        <w:t>TRƯỜNG ĐẠI HỌC BÁCH KHOA</w:t>
      </w:r>
      <w:r w:rsidRPr="00616918">
        <w:rPr>
          <w:rFonts w:eastAsia="Times New Roman" w:cs="Times New Roman"/>
          <w:color w:val="000000" w:themeColor="text1"/>
          <w:sz w:val="26"/>
          <w:szCs w:val="26"/>
        </w:rPr>
        <w:t> </w:t>
      </w:r>
    </w:p>
    <w:p w14:paraId="5E3A93D5" w14:textId="77777777" w:rsidR="00B07F7C" w:rsidRPr="00616918" w:rsidRDefault="00B07F7C" w:rsidP="00B07F7C">
      <w:pPr>
        <w:jc w:val="center"/>
        <w:textAlignment w:val="baseline"/>
        <w:rPr>
          <w:rFonts w:eastAsia="Times New Roman" w:cs="Times New Roman"/>
          <w:color w:val="000000" w:themeColor="text1"/>
          <w:sz w:val="26"/>
          <w:szCs w:val="26"/>
        </w:rPr>
      </w:pPr>
      <w:r w:rsidRPr="00616918">
        <w:rPr>
          <w:rFonts w:eastAsia="Times New Roman" w:cs="Times New Roman"/>
          <w:b/>
          <w:bCs/>
          <w:color w:val="000000" w:themeColor="text1"/>
          <w:sz w:val="26"/>
          <w:szCs w:val="26"/>
        </w:rPr>
        <w:t>KHOA ĐIỆN TỬ VIỄN THÔNG</w:t>
      </w:r>
      <w:r w:rsidRPr="00616918">
        <w:rPr>
          <w:rFonts w:eastAsia="Times New Roman" w:cs="Times New Roman"/>
          <w:color w:val="000000" w:themeColor="text1"/>
          <w:sz w:val="26"/>
          <w:szCs w:val="26"/>
        </w:rPr>
        <w:t> </w:t>
      </w:r>
    </w:p>
    <w:p w14:paraId="08464745" w14:textId="77777777" w:rsidR="00B07F7C" w:rsidRPr="00616918" w:rsidRDefault="00B07F7C" w:rsidP="00B07F7C">
      <w:pP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 </w:t>
      </w:r>
    </w:p>
    <w:p w14:paraId="0B28E355" w14:textId="77777777" w:rsidR="00B07F7C" w:rsidRPr="00616918" w:rsidRDefault="00B07F7C" w:rsidP="00B07F7C">
      <w:pP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 </w:t>
      </w:r>
    </w:p>
    <w:p w14:paraId="3AA5EF5F" w14:textId="77777777" w:rsidR="00B07F7C" w:rsidRPr="00616918" w:rsidRDefault="00B07F7C" w:rsidP="00B07F7C">
      <w:pP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 </w:t>
      </w:r>
    </w:p>
    <w:p w14:paraId="0ADCF1E5" w14:textId="77777777" w:rsidR="00B07F7C" w:rsidRPr="00616918" w:rsidRDefault="00B07F7C" w:rsidP="00B07F7C">
      <w:pPr>
        <w:textAlignment w:val="baseline"/>
        <w:rPr>
          <w:rFonts w:eastAsia="Times New Roman" w:cs="Times New Roman"/>
          <w:color w:val="000000" w:themeColor="text1"/>
          <w:sz w:val="26"/>
          <w:szCs w:val="26"/>
          <w:lang w:val="vi-VN"/>
        </w:rPr>
      </w:pPr>
      <w:r w:rsidRPr="00616918">
        <w:rPr>
          <w:rFonts w:eastAsia="Times New Roman" w:cs="Times New Roman"/>
          <w:color w:val="000000" w:themeColor="text1"/>
          <w:sz w:val="26"/>
          <w:szCs w:val="26"/>
        </w:rPr>
        <w:t> </w:t>
      </w:r>
    </w:p>
    <w:p w14:paraId="5938A49F" w14:textId="77777777" w:rsidR="00B07F7C" w:rsidRPr="00616918" w:rsidRDefault="00B07F7C" w:rsidP="00B07F7C">
      <w:pPr>
        <w:jc w:val="center"/>
        <w:textAlignment w:val="baseline"/>
        <w:rPr>
          <w:rFonts w:eastAsia="Times New Roman" w:cs="Times New Roman"/>
          <w:color w:val="000000" w:themeColor="text1"/>
          <w:sz w:val="32"/>
          <w:szCs w:val="32"/>
          <w:lang w:val="vi-VN"/>
        </w:rPr>
      </w:pPr>
      <w:r w:rsidRPr="00616918">
        <w:rPr>
          <w:rFonts w:eastAsia="Times New Roman" w:cs="Times New Roman"/>
          <w:b/>
          <w:color w:val="000000" w:themeColor="text1"/>
          <w:sz w:val="32"/>
          <w:szCs w:val="32"/>
        </w:rPr>
        <w:t xml:space="preserve">BÁO CÁO </w:t>
      </w:r>
    </w:p>
    <w:p w14:paraId="6D105E12" w14:textId="77777777" w:rsidR="00B07F7C" w:rsidRPr="00616918" w:rsidRDefault="00B07F7C" w:rsidP="00B07F7C">
      <w:pPr>
        <w:jc w:val="center"/>
        <w:textAlignment w:val="baseline"/>
        <w:rPr>
          <w:rFonts w:eastAsia="Times New Roman" w:cs="Times New Roman"/>
          <w:color w:val="000000" w:themeColor="text1"/>
          <w:sz w:val="40"/>
          <w:szCs w:val="40"/>
        </w:rPr>
      </w:pPr>
      <w:r w:rsidRPr="00616918">
        <w:rPr>
          <w:rFonts w:eastAsia="Times New Roman" w:cs="Times New Roman"/>
          <w:b/>
          <w:color w:val="000000" w:themeColor="text1"/>
          <w:sz w:val="40"/>
          <w:szCs w:val="40"/>
        </w:rPr>
        <w:t>LẬP TRÌNH ĐA NỀN TẢNG</w:t>
      </w:r>
    </w:p>
    <w:p w14:paraId="27F5D17A" w14:textId="15ECB25A" w:rsidR="00B07F7C" w:rsidRDefault="00B07F7C" w:rsidP="00B07F7C">
      <w:pPr>
        <w:jc w:val="center"/>
        <w:textAlignment w:val="baseline"/>
        <w:rPr>
          <w:rFonts w:eastAsia="Times New Roman" w:cs="Times New Roman"/>
          <w:b/>
          <w:bCs/>
          <w:color w:val="000000" w:themeColor="text1"/>
          <w:sz w:val="40"/>
          <w:szCs w:val="40"/>
        </w:rPr>
      </w:pPr>
      <w:r w:rsidRPr="00616918">
        <w:rPr>
          <w:rFonts w:eastAsia="Times New Roman" w:cs="Times New Roman"/>
          <w:b/>
          <w:bCs/>
          <w:color w:val="000000" w:themeColor="text1"/>
          <w:sz w:val="40"/>
          <w:szCs w:val="40"/>
        </w:rPr>
        <w:t>CHỦ</w:t>
      </w:r>
      <w:r w:rsidRPr="00616918">
        <w:rPr>
          <w:rFonts w:eastAsia="Times New Roman" w:cs="Times New Roman"/>
          <w:b/>
          <w:bCs/>
          <w:color w:val="000000" w:themeColor="text1"/>
          <w:sz w:val="40"/>
          <w:szCs w:val="40"/>
          <w:lang w:val="vi-VN"/>
        </w:rPr>
        <w:t xml:space="preserve"> ĐỀ:</w:t>
      </w:r>
    </w:p>
    <w:p w14:paraId="1A7D0138" w14:textId="613BDCF0" w:rsidR="00B07F7C" w:rsidRPr="00B07F7C" w:rsidRDefault="00B07F7C" w:rsidP="00B07F7C">
      <w:pPr>
        <w:jc w:val="center"/>
        <w:textAlignment w:val="baseline"/>
        <w:rPr>
          <w:rFonts w:eastAsia="Times New Roman" w:cs="Times New Roman"/>
          <w:b/>
          <w:color w:val="000000" w:themeColor="text1"/>
          <w:sz w:val="40"/>
          <w:szCs w:val="40"/>
        </w:rPr>
      </w:pPr>
      <w:r w:rsidRPr="00B07F7C">
        <w:rPr>
          <w:rFonts w:eastAsia="Times New Roman" w:cs="Times New Roman"/>
          <w:b/>
          <w:bCs/>
          <w:color w:val="000000" w:themeColor="text1"/>
          <w:sz w:val="40"/>
          <w:szCs w:val="40"/>
        </w:rPr>
        <w:t>SQLITE VÀ DRIFT - QUẢN LÝ CƠ SỞ DỮ LIỆU QUAN HỆ</w:t>
      </w:r>
    </w:p>
    <w:p w14:paraId="1C71EF64" w14:textId="77777777" w:rsidR="00B07F7C" w:rsidRPr="00616918" w:rsidRDefault="00B07F7C" w:rsidP="00B07F7C">
      <w:pPr>
        <w:ind w:firstLine="5055"/>
        <w:textAlignment w:val="baseline"/>
        <w:rPr>
          <w:rFonts w:eastAsia="Times New Roman" w:cs="Times New Roman"/>
          <w:color w:val="000000" w:themeColor="text1"/>
          <w:sz w:val="26"/>
          <w:szCs w:val="26"/>
          <w:lang w:val="vi-VN"/>
        </w:rPr>
      </w:pPr>
      <w:r w:rsidRPr="00616918">
        <w:rPr>
          <w:rFonts w:eastAsia="Times New Roman" w:cs="Times New Roman"/>
          <w:color w:val="000000" w:themeColor="text1"/>
          <w:sz w:val="26"/>
          <w:szCs w:val="26"/>
        </w:rPr>
        <w:t> </w:t>
      </w:r>
    </w:p>
    <w:p w14:paraId="59F9A066" w14:textId="77777777" w:rsidR="00B07F7C" w:rsidRPr="00616918" w:rsidRDefault="00B07F7C" w:rsidP="00B07F7C">
      <w:pPr>
        <w:jc w:val="center"/>
        <w:textAlignment w:val="baseline"/>
        <w:rPr>
          <w:rFonts w:eastAsia="Times New Roman" w:cs="Times New Roman"/>
          <w:color w:val="000000" w:themeColor="text1"/>
          <w:sz w:val="26"/>
          <w:szCs w:val="26"/>
        </w:rPr>
      </w:pPr>
    </w:p>
    <w:p w14:paraId="588B576C" w14:textId="77777777" w:rsidR="00B07F7C" w:rsidRPr="00616918" w:rsidRDefault="00B07F7C" w:rsidP="00B07F7C">
      <w:pPr>
        <w:jc w:val="center"/>
        <w:textAlignment w:val="baseline"/>
        <w:rPr>
          <w:rFonts w:eastAsia="Times New Roman" w:cs="Times New Roman"/>
          <w:color w:val="000000" w:themeColor="text1"/>
          <w:sz w:val="26"/>
          <w:szCs w:val="26"/>
        </w:rPr>
      </w:pPr>
      <w:r w:rsidRPr="00616918">
        <w:rPr>
          <w:rFonts w:eastAsia="Times New Roman" w:cs="Times New Roman"/>
          <w:b/>
          <w:bCs/>
          <w:color w:val="000000" w:themeColor="text1"/>
          <w:sz w:val="26"/>
          <w:szCs w:val="26"/>
        </w:rPr>
        <w:t>Sinh viên thực hiện:</w:t>
      </w:r>
    </w:p>
    <w:p w14:paraId="74A5B96D" w14:textId="77777777" w:rsidR="00B07F7C" w:rsidRPr="00616918" w:rsidRDefault="00B07F7C" w:rsidP="00B07F7C">
      <w:pPr>
        <w:jc w:val="center"/>
        <w:textAlignment w:val="baseline"/>
        <w:rPr>
          <w:rFonts w:eastAsia="Times New Roman" w:cs="Times New Roman"/>
          <w:color w:val="000000" w:themeColor="text1"/>
          <w:sz w:val="26"/>
          <w:szCs w:val="26"/>
          <w:lang w:val="vi-VN"/>
        </w:rPr>
      </w:pPr>
      <w:r w:rsidRPr="00616918">
        <w:rPr>
          <w:rFonts w:eastAsia="Times New Roman" w:cs="Times New Roman"/>
          <w:b/>
          <w:bCs/>
          <w:color w:val="000000" w:themeColor="text1"/>
          <w:sz w:val="26"/>
          <w:szCs w:val="26"/>
        </w:rPr>
        <w:t>01. Bùi</w:t>
      </w:r>
      <w:r w:rsidRPr="00616918">
        <w:rPr>
          <w:rFonts w:eastAsia="Times New Roman" w:cs="Times New Roman"/>
          <w:b/>
          <w:bCs/>
          <w:color w:val="000000" w:themeColor="text1"/>
          <w:sz w:val="26"/>
          <w:szCs w:val="26"/>
          <w:lang w:val="vi-VN"/>
        </w:rPr>
        <w:t xml:space="preserve"> Trịnh Thế Viên </w:t>
      </w:r>
      <w:r w:rsidRPr="00616918">
        <w:rPr>
          <w:rFonts w:eastAsia="Times New Roman" w:cs="Times New Roman"/>
          <w:b/>
          <w:color w:val="000000" w:themeColor="text1"/>
          <w:sz w:val="26"/>
          <w:szCs w:val="26"/>
          <w:lang w:val="vi-VN"/>
        </w:rPr>
        <w:t xml:space="preserve">  </w:t>
      </w:r>
      <w:r w:rsidRPr="00616918">
        <w:rPr>
          <w:rFonts w:eastAsia="Times New Roman" w:cs="Times New Roman"/>
          <w:b/>
          <w:bCs/>
          <w:color w:val="000000" w:themeColor="text1"/>
          <w:sz w:val="26"/>
          <w:szCs w:val="26"/>
        </w:rPr>
        <w:t>Lớp: 22KTMT2</w:t>
      </w:r>
      <w:r w:rsidRPr="00616918">
        <w:rPr>
          <w:rFonts w:eastAsia="Times New Roman" w:cs="Times New Roman"/>
          <w:color w:val="000000" w:themeColor="text1"/>
          <w:sz w:val="26"/>
          <w:szCs w:val="26"/>
        </w:rPr>
        <w:t xml:space="preserve">   </w:t>
      </w:r>
      <w:r w:rsidRPr="00616918">
        <w:rPr>
          <w:rFonts w:eastAsia="Times New Roman" w:cs="Times New Roman"/>
          <w:color w:val="000000" w:themeColor="text1"/>
          <w:sz w:val="26"/>
          <w:szCs w:val="26"/>
        </w:rPr>
        <w:tab/>
      </w:r>
      <w:r w:rsidRPr="00616918">
        <w:rPr>
          <w:rFonts w:eastAsia="Times New Roman" w:cs="Times New Roman"/>
          <w:b/>
          <w:bCs/>
          <w:color w:val="000000" w:themeColor="text1"/>
          <w:sz w:val="26"/>
          <w:szCs w:val="26"/>
        </w:rPr>
        <w:t xml:space="preserve">MSSV:  </w:t>
      </w:r>
      <w:r w:rsidRPr="00616918">
        <w:rPr>
          <w:rFonts w:eastAsia="Times New Roman" w:cs="Times New Roman"/>
          <w:color w:val="000000" w:themeColor="text1"/>
          <w:sz w:val="26"/>
          <w:szCs w:val="26"/>
        </w:rPr>
        <w:t> 106220276</w:t>
      </w:r>
    </w:p>
    <w:p w14:paraId="14C779B8" w14:textId="77777777" w:rsidR="00B07F7C" w:rsidRPr="00616918" w:rsidRDefault="00B07F7C" w:rsidP="00B07F7C">
      <w:pPr>
        <w:ind w:firstLine="2552"/>
        <w:jc w:val="center"/>
        <w:textAlignment w:val="baseline"/>
        <w:rPr>
          <w:ins w:id="0" w:author="{4209567E-D7BF-4857-9484-FDB26B5DBE0E}" w:date="2025-10-14T09:46:00Z" w16du:dateUtc="2025-10-14T02:46:00Z"/>
          <w:rFonts w:eastAsia="Times New Roman" w:cs="Times New Roman"/>
          <w:color w:val="000000" w:themeColor="text1"/>
          <w:sz w:val="26"/>
          <w:szCs w:val="26"/>
        </w:rPr>
      </w:pPr>
    </w:p>
    <w:p w14:paraId="439549B5" w14:textId="77777777" w:rsidR="00B07F7C" w:rsidRPr="00616918" w:rsidRDefault="00B07F7C" w:rsidP="00B07F7C">
      <w:pPr>
        <w:jc w:val="center"/>
        <w:textAlignment w:val="baseline"/>
        <w:rPr>
          <w:rFonts w:eastAsia="Times New Roman" w:cs="Times New Roman"/>
          <w:color w:val="000000" w:themeColor="text1"/>
          <w:sz w:val="26"/>
          <w:szCs w:val="26"/>
          <w:lang w:val="vi-VN"/>
        </w:rPr>
      </w:pPr>
      <w:r w:rsidRPr="00616918">
        <w:rPr>
          <w:rFonts w:eastAsia="Times New Roman" w:cs="Times New Roman"/>
          <w:b/>
          <w:bCs/>
          <w:color w:val="000000" w:themeColor="text1"/>
          <w:sz w:val="26"/>
          <w:szCs w:val="26"/>
        </w:rPr>
        <w:t>02. Kim</w:t>
      </w:r>
      <w:r w:rsidRPr="00616918">
        <w:rPr>
          <w:rFonts w:eastAsia="Times New Roman" w:cs="Times New Roman"/>
          <w:b/>
          <w:bCs/>
          <w:color w:val="000000" w:themeColor="text1"/>
          <w:sz w:val="26"/>
          <w:szCs w:val="26"/>
          <w:lang w:val="vi-VN"/>
        </w:rPr>
        <w:t xml:space="preserve"> Gia Bảo </w:t>
      </w:r>
      <w:r w:rsidRPr="00616918">
        <w:rPr>
          <w:rFonts w:eastAsia="Times New Roman" w:cs="Times New Roman"/>
          <w:color w:val="000000" w:themeColor="text1"/>
          <w:sz w:val="26"/>
          <w:szCs w:val="26"/>
        </w:rPr>
        <w:t xml:space="preserve"> </w:t>
      </w:r>
      <w:r w:rsidRPr="00616918">
        <w:rPr>
          <w:rFonts w:eastAsia="Times New Roman" w:cs="Times New Roman"/>
          <w:color w:val="000000" w:themeColor="text1"/>
          <w:sz w:val="26"/>
          <w:szCs w:val="26"/>
        </w:rPr>
        <w:tab/>
      </w:r>
      <w:r w:rsidRPr="00616918">
        <w:rPr>
          <w:rFonts w:eastAsia="Times New Roman" w:cs="Times New Roman"/>
          <w:color w:val="000000" w:themeColor="text1"/>
          <w:sz w:val="26"/>
          <w:szCs w:val="26"/>
          <w:lang w:val="vi-VN"/>
        </w:rPr>
        <w:t xml:space="preserve">          </w:t>
      </w:r>
      <w:r w:rsidRPr="00616918">
        <w:rPr>
          <w:rFonts w:eastAsia="Times New Roman" w:cs="Times New Roman"/>
          <w:b/>
          <w:bCs/>
          <w:color w:val="000000" w:themeColor="text1"/>
          <w:sz w:val="26"/>
          <w:szCs w:val="26"/>
        </w:rPr>
        <w:t>Lớp: 22KTMT2</w:t>
      </w:r>
      <w:r w:rsidRPr="00616918">
        <w:rPr>
          <w:rFonts w:eastAsia="Times New Roman" w:cs="Times New Roman"/>
          <w:color w:val="000000" w:themeColor="text1"/>
          <w:sz w:val="26"/>
          <w:szCs w:val="26"/>
        </w:rPr>
        <w:t xml:space="preserve">  </w:t>
      </w:r>
      <w:r w:rsidRPr="00616918">
        <w:rPr>
          <w:rFonts w:eastAsia="Times New Roman" w:cs="Times New Roman"/>
          <w:color w:val="000000" w:themeColor="text1"/>
          <w:sz w:val="26"/>
          <w:szCs w:val="26"/>
        </w:rPr>
        <w:tab/>
      </w:r>
      <w:r w:rsidRPr="00616918">
        <w:rPr>
          <w:rFonts w:eastAsia="Times New Roman" w:cs="Times New Roman"/>
          <w:b/>
          <w:bCs/>
          <w:color w:val="000000" w:themeColor="text1"/>
          <w:sz w:val="26"/>
          <w:szCs w:val="26"/>
        </w:rPr>
        <w:t xml:space="preserve">MSSV:  </w:t>
      </w:r>
      <w:r w:rsidRPr="00616918">
        <w:rPr>
          <w:rFonts w:eastAsia="Times New Roman" w:cs="Times New Roman"/>
          <w:color w:val="000000" w:themeColor="text1"/>
          <w:sz w:val="26"/>
          <w:szCs w:val="26"/>
        </w:rPr>
        <w:t> 106220245</w:t>
      </w:r>
    </w:p>
    <w:p w14:paraId="513971A1" w14:textId="77777777" w:rsidR="00B07F7C" w:rsidRPr="00616918" w:rsidRDefault="00B07F7C" w:rsidP="00B07F7C">
      <w:pPr>
        <w:ind w:firstLine="3402"/>
        <w:textAlignment w:val="baseline"/>
        <w:rPr>
          <w:rFonts w:eastAsia="Times New Roman" w:cs="Times New Roman"/>
          <w:color w:val="000000" w:themeColor="text1"/>
          <w:sz w:val="26"/>
          <w:szCs w:val="26"/>
        </w:rPr>
      </w:pPr>
    </w:p>
    <w:p w14:paraId="23C91544" w14:textId="77777777" w:rsidR="00B07F7C" w:rsidRPr="00616918" w:rsidRDefault="00B07F7C" w:rsidP="00B07F7C">
      <w:pPr>
        <w:jc w:val="center"/>
        <w:textAlignment w:val="baseline"/>
        <w:rPr>
          <w:rFonts w:eastAsia="Times New Roman" w:cs="Times New Roman"/>
          <w:b/>
          <w:bCs/>
          <w:color w:val="000000" w:themeColor="text1"/>
          <w:sz w:val="26"/>
          <w:szCs w:val="26"/>
        </w:rPr>
      </w:pPr>
      <w:r w:rsidRPr="00616918">
        <w:rPr>
          <w:rFonts w:eastAsia="Times New Roman" w:cs="Times New Roman"/>
          <w:b/>
          <w:bCs/>
          <w:color w:val="000000" w:themeColor="text1"/>
          <w:sz w:val="26"/>
          <w:szCs w:val="26"/>
        </w:rPr>
        <w:t>Người hướng dẫn:</w:t>
      </w:r>
    </w:p>
    <w:p w14:paraId="74419B21" w14:textId="77777777" w:rsidR="00B07F7C" w:rsidRPr="00616918" w:rsidRDefault="00B07F7C" w:rsidP="00B07F7C">
      <w:pPr>
        <w:jc w:val="center"/>
        <w:textAlignment w:val="baseline"/>
        <w:rPr>
          <w:rFonts w:eastAsia="Times New Roman" w:cs="Times New Roman"/>
          <w:b/>
          <w:bCs/>
          <w:color w:val="000000" w:themeColor="text1"/>
          <w:sz w:val="26"/>
          <w:szCs w:val="26"/>
        </w:rPr>
      </w:pPr>
      <w:r w:rsidRPr="00616918">
        <w:rPr>
          <w:rFonts w:eastAsia="Times New Roman" w:cs="Times New Roman"/>
          <w:b/>
          <w:bCs/>
          <w:color w:val="000000" w:themeColor="text1"/>
          <w:sz w:val="26"/>
          <w:szCs w:val="26"/>
        </w:rPr>
        <w:t>TS. Nguyễn Duy Nhật Viễn</w:t>
      </w:r>
    </w:p>
    <w:p w14:paraId="13E9417E" w14:textId="77777777" w:rsidR="00B07F7C" w:rsidRPr="00616918" w:rsidRDefault="00B07F7C" w:rsidP="00B07F7C">
      <w:pPr>
        <w:ind w:firstLine="4111"/>
        <w:textAlignment w:val="baseline"/>
        <w:rPr>
          <w:rFonts w:eastAsia="Times New Roman" w:cs="Times New Roman"/>
          <w:color w:val="000000" w:themeColor="text1"/>
          <w:sz w:val="26"/>
          <w:szCs w:val="26"/>
        </w:rPr>
      </w:pPr>
    </w:p>
    <w:p w14:paraId="76824607" w14:textId="77777777" w:rsidR="00B07F7C" w:rsidRPr="00616918" w:rsidRDefault="00B07F7C" w:rsidP="00B07F7C">
      <w:pPr>
        <w:ind w:firstLine="4111"/>
        <w:textAlignment w:val="baseline"/>
        <w:rPr>
          <w:rFonts w:eastAsia="Times New Roman" w:cs="Times New Roman"/>
          <w:color w:val="000000" w:themeColor="text1"/>
          <w:sz w:val="26"/>
          <w:szCs w:val="26"/>
        </w:rPr>
      </w:pPr>
    </w:p>
    <w:p w14:paraId="7EC570C7" w14:textId="77777777" w:rsidR="00B07F7C" w:rsidRPr="00616918" w:rsidRDefault="00B07F7C" w:rsidP="00B07F7C">
      <w:pPr>
        <w:ind w:firstLine="4111"/>
        <w:textAlignment w:val="baseline"/>
        <w:rPr>
          <w:rFonts w:eastAsia="Times New Roman" w:cs="Times New Roman"/>
          <w:color w:val="000000" w:themeColor="text1"/>
          <w:sz w:val="26"/>
          <w:szCs w:val="26"/>
        </w:rPr>
      </w:pPr>
    </w:p>
    <w:p w14:paraId="77847468" w14:textId="77777777" w:rsidR="00B07F7C" w:rsidRPr="00616918" w:rsidRDefault="00B07F7C" w:rsidP="00B07F7C">
      <w:pPr>
        <w:ind w:firstLine="4111"/>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 </w:t>
      </w:r>
    </w:p>
    <w:p w14:paraId="2F72AC33" w14:textId="77777777" w:rsidR="00B07F7C" w:rsidRPr="00616918" w:rsidRDefault="00B07F7C" w:rsidP="00B07F7C">
      <w:pP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  </w:t>
      </w:r>
    </w:p>
    <w:p w14:paraId="5D44E217" w14:textId="77777777" w:rsidR="00B07F7C" w:rsidRPr="00616918" w:rsidRDefault="00B07F7C" w:rsidP="00B07F7C">
      <w:pPr>
        <w:textAlignment w:val="baseline"/>
        <w:rPr>
          <w:rFonts w:eastAsia="Times New Roman" w:cs="Times New Roman"/>
          <w:color w:val="000000" w:themeColor="text1"/>
          <w:sz w:val="26"/>
          <w:szCs w:val="26"/>
          <w:lang w:val="vi-VN"/>
        </w:rPr>
      </w:pPr>
      <w:r w:rsidRPr="00616918">
        <w:rPr>
          <w:rFonts w:eastAsia="Times New Roman" w:cs="Times New Roman"/>
          <w:color w:val="000000" w:themeColor="text1"/>
          <w:sz w:val="26"/>
          <w:szCs w:val="26"/>
        </w:rPr>
        <w:t> </w:t>
      </w:r>
    </w:p>
    <w:p w14:paraId="36A263B9" w14:textId="77777777" w:rsidR="00B07F7C" w:rsidRPr="00616918" w:rsidRDefault="00B07F7C" w:rsidP="00B07F7C">
      <w:pPr>
        <w:jc w:val="center"/>
        <w:textAlignment w:val="baseline"/>
        <w:rPr>
          <w:rFonts w:eastAsia="Times New Roman" w:cs="Times New Roman"/>
          <w:color w:val="000000" w:themeColor="text1"/>
          <w:sz w:val="26"/>
          <w:szCs w:val="26"/>
          <w:lang w:val="vi-VN"/>
        </w:rPr>
      </w:pPr>
      <w:r w:rsidRPr="00616918">
        <w:rPr>
          <w:rFonts w:eastAsia="Times New Roman" w:cs="Times New Roman"/>
          <w:b/>
          <w:bCs/>
          <w:color w:val="000000" w:themeColor="text1"/>
          <w:sz w:val="26"/>
          <w:szCs w:val="26"/>
        </w:rPr>
        <w:t>Đà Nẵng, 2025.</w:t>
      </w:r>
      <w:r w:rsidRPr="00616918">
        <w:rPr>
          <w:rFonts w:eastAsia="Times New Roman" w:cs="Times New Roman"/>
          <w:color w:val="000000" w:themeColor="text1"/>
          <w:sz w:val="26"/>
          <w:szCs w:val="26"/>
        </w:rPr>
        <w:t>  </w:t>
      </w:r>
    </w:p>
    <w:p w14:paraId="0ED8821B" w14:textId="77777777" w:rsidR="00B07F7C" w:rsidRPr="00616918" w:rsidRDefault="00B07F7C" w:rsidP="00B07F7C">
      <w:pPr>
        <w:textAlignment w:val="baseline"/>
        <w:rPr>
          <w:rFonts w:eastAsia="Times New Roman" w:cs="Times New Roman"/>
          <w:b/>
          <w:bCs/>
          <w:color w:val="000000" w:themeColor="text1"/>
          <w:sz w:val="26"/>
          <w:szCs w:val="26"/>
        </w:rPr>
      </w:pPr>
    </w:p>
    <w:p w14:paraId="23040DBE" w14:textId="77777777" w:rsidR="00B07F7C" w:rsidRPr="00616918" w:rsidRDefault="00B07F7C" w:rsidP="00B07F7C">
      <w:pPr>
        <w:textAlignment w:val="baseline"/>
        <w:rPr>
          <w:rFonts w:eastAsia="Times New Roman" w:cs="Times New Roman"/>
          <w:b/>
          <w:bCs/>
          <w:color w:val="000000" w:themeColor="text1"/>
          <w:sz w:val="26"/>
          <w:szCs w:val="26"/>
        </w:rPr>
      </w:pPr>
    </w:p>
    <w:p w14:paraId="6D8FF3E2" w14:textId="77777777" w:rsidR="00B07F7C" w:rsidRPr="00616918" w:rsidRDefault="00B07F7C" w:rsidP="00B07F7C">
      <w:pPr>
        <w:jc w:val="center"/>
        <w:textAlignment w:val="baseline"/>
        <w:rPr>
          <w:rFonts w:eastAsia="Times New Roman" w:cs="Times New Roman"/>
          <w:color w:val="000000" w:themeColor="text1"/>
          <w:sz w:val="32"/>
          <w:szCs w:val="32"/>
        </w:rPr>
      </w:pPr>
      <w:r w:rsidRPr="00616918">
        <w:rPr>
          <w:rFonts w:eastAsia="Times New Roman" w:cs="Times New Roman"/>
          <w:b/>
          <w:color w:val="000000" w:themeColor="text1"/>
          <w:sz w:val="32"/>
          <w:szCs w:val="32"/>
        </w:rPr>
        <w:lastRenderedPageBreak/>
        <w:t>BÁO CÁO</w:t>
      </w:r>
    </w:p>
    <w:p w14:paraId="468C1857" w14:textId="77777777" w:rsidR="00B07F7C" w:rsidRPr="00616918" w:rsidRDefault="00B07F7C" w:rsidP="00B07F7C">
      <w:pPr>
        <w:textAlignment w:val="baseline"/>
        <w:rPr>
          <w:rFonts w:eastAsia="Times New Roman" w:cs="Times New Roman"/>
          <w:color w:val="000000" w:themeColor="text1"/>
          <w:sz w:val="26"/>
          <w:szCs w:val="26"/>
          <w:lang w:val="vi-VN"/>
        </w:rPr>
      </w:pPr>
    </w:p>
    <w:p w14:paraId="078EA989" w14:textId="77777777" w:rsidR="00B07F7C" w:rsidRPr="00616918" w:rsidRDefault="00B07F7C" w:rsidP="00B07F7C">
      <w:pP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 </w:t>
      </w:r>
    </w:p>
    <w:p w14:paraId="070A9DC7" w14:textId="77777777" w:rsidR="00B07F7C" w:rsidRPr="00616918" w:rsidRDefault="00B07F7C" w:rsidP="00B07F7C">
      <w:pPr>
        <w:jc w:val="center"/>
        <w:textAlignment w:val="baseline"/>
        <w:rPr>
          <w:rFonts w:eastAsia="Times New Roman" w:cs="Times New Roman"/>
          <w:color w:val="000000" w:themeColor="text1"/>
          <w:sz w:val="40"/>
          <w:szCs w:val="40"/>
        </w:rPr>
      </w:pPr>
      <w:r w:rsidRPr="00616918">
        <w:rPr>
          <w:rFonts w:eastAsia="Times New Roman" w:cs="Times New Roman"/>
          <w:b/>
          <w:color w:val="000000" w:themeColor="text1"/>
          <w:sz w:val="40"/>
          <w:szCs w:val="40"/>
        </w:rPr>
        <w:t>LẬP TRÌNH ĐA NỀN TẢNG</w:t>
      </w:r>
    </w:p>
    <w:p w14:paraId="3D5386D4" w14:textId="6D96A986" w:rsidR="00B07F7C" w:rsidRDefault="00B07F7C" w:rsidP="00B07F7C">
      <w:pPr>
        <w:jc w:val="center"/>
        <w:textAlignment w:val="baseline"/>
        <w:rPr>
          <w:rFonts w:eastAsia="Times New Roman" w:cs="Times New Roman"/>
          <w:b/>
          <w:bCs/>
          <w:color w:val="000000" w:themeColor="text1"/>
          <w:sz w:val="40"/>
          <w:szCs w:val="40"/>
        </w:rPr>
      </w:pPr>
      <w:r w:rsidRPr="00616918">
        <w:rPr>
          <w:rFonts w:eastAsia="Times New Roman" w:cs="Times New Roman"/>
          <w:b/>
          <w:bCs/>
          <w:color w:val="000000" w:themeColor="text1"/>
          <w:sz w:val="40"/>
          <w:szCs w:val="40"/>
        </w:rPr>
        <w:t>CHỦ</w:t>
      </w:r>
      <w:r w:rsidRPr="00616918">
        <w:rPr>
          <w:rFonts w:eastAsia="Times New Roman" w:cs="Times New Roman"/>
          <w:b/>
          <w:bCs/>
          <w:color w:val="000000" w:themeColor="text1"/>
          <w:sz w:val="40"/>
          <w:szCs w:val="40"/>
          <w:lang w:val="vi-VN"/>
        </w:rPr>
        <w:t xml:space="preserve"> ĐỀ:</w:t>
      </w:r>
    </w:p>
    <w:p w14:paraId="3AC7D59B" w14:textId="55EA5AB9" w:rsidR="00B07F7C" w:rsidRPr="00B07F7C" w:rsidRDefault="00B07F7C" w:rsidP="00B07F7C">
      <w:pPr>
        <w:jc w:val="center"/>
        <w:textAlignment w:val="baseline"/>
        <w:rPr>
          <w:rFonts w:eastAsia="Times New Roman" w:cs="Times New Roman"/>
          <w:b/>
          <w:color w:val="000000" w:themeColor="text1"/>
          <w:sz w:val="40"/>
          <w:szCs w:val="40"/>
        </w:rPr>
      </w:pPr>
      <w:r w:rsidRPr="00B07F7C">
        <w:rPr>
          <w:rFonts w:eastAsia="Times New Roman" w:cs="Times New Roman"/>
          <w:b/>
          <w:bCs/>
          <w:color w:val="000000" w:themeColor="text1"/>
          <w:sz w:val="40"/>
          <w:szCs w:val="40"/>
        </w:rPr>
        <w:t>SQLITE VÀ DRIFT - QUẢN LÝ CƠ SỞ DỮ LIỆU QUAN HỆ</w:t>
      </w:r>
    </w:p>
    <w:p w14:paraId="48683AF2" w14:textId="77777777" w:rsidR="00B07F7C" w:rsidRPr="00616918" w:rsidRDefault="00B07F7C" w:rsidP="00B07F7C">
      <w:pPr>
        <w:jc w:val="cente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 </w:t>
      </w:r>
    </w:p>
    <w:p w14:paraId="61AA3E23" w14:textId="77777777" w:rsidR="00B07F7C" w:rsidRPr="00616918" w:rsidRDefault="00B07F7C" w:rsidP="00B07F7C">
      <w:pPr>
        <w:jc w:val="cente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 </w:t>
      </w:r>
    </w:p>
    <w:p w14:paraId="5B1EB7F4" w14:textId="77777777" w:rsidR="00B07F7C" w:rsidRPr="00616918" w:rsidRDefault="00B07F7C" w:rsidP="00B07F7C">
      <w:pPr>
        <w:jc w:val="center"/>
        <w:textAlignment w:val="baseline"/>
        <w:rPr>
          <w:rFonts w:eastAsia="Times New Roman" w:cs="Times New Roman"/>
          <w:color w:val="000000" w:themeColor="text1"/>
          <w:sz w:val="26"/>
          <w:szCs w:val="26"/>
          <w:lang w:val="vi-VN"/>
        </w:rPr>
      </w:pPr>
      <w:r w:rsidRPr="00616918">
        <w:rPr>
          <w:rFonts w:eastAsia="Times New Roman" w:cs="Times New Roman"/>
          <w:color w:val="000000" w:themeColor="text1"/>
          <w:sz w:val="26"/>
          <w:szCs w:val="26"/>
        </w:rPr>
        <w:t> </w:t>
      </w:r>
    </w:p>
    <w:p w14:paraId="4483F36B" w14:textId="77777777" w:rsidR="00B07F7C" w:rsidRPr="00616918" w:rsidRDefault="00B07F7C" w:rsidP="00B07F7C">
      <w:pPr>
        <w:jc w:val="cente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 </w:t>
      </w:r>
    </w:p>
    <w:p w14:paraId="151E194E" w14:textId="77777777" w:rsidR="00B07F7C" w:rsidRPr="00616918" w:rsidRDefault="00B07F7C" w:rsidP="00B07F7C">
      <w:pPr>
        <w:jc w:val="cente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BẢNG PHÂN CÔNG CÔNG VIỆC TRONG NHÓM </w:t>
      </w:r>
    </w:p>
    <w:p w14:paraId="3EBD791D" w14:textId="77777777" w:rsidR="00B07F7C" w:rsidRPr="00616918" w:rsidRDefault="00B07F7C" w:rsidP="00B07F7C">
      <w:pPr>
        <w:jc w:val="center"/>
        <w:textAlignment w:val="baseline"/>
        <w:rPr>
          <w:rFonts w:eastAsia="Times New Roman" w:cs="Times New Roman"/>
          <w:color w:val="000000" w:themeColor="text1"/>
          <w:sz w:val="26"/>
          <w:szCs w:val="26"/>
        </w:rPr>
      </w:pPr>
    </w:p>
    <w:tbl>
      <w:tblPr>
        <w:tblW w:w="92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2835"/>
        <w:gridCol w:w="3270"/>
        <w:gridCol w:w="2310"/>
      </w:tblGrid>
      <w:tr w:rsidR="00B07F7C" w:rsidRPr="00FF05F8" w14:paraId="26769945" w14:textId="77777777" w:rsidTr="00A34FCF">
        <w:tc>
          <w:tcPr>
            <w:tcW w:w="810" w:type="dxa"/>
            <w:tcBorders>
              <w:top w:val="single" w:sz="6" w:space="0" w:color="auto"/>
              <w:left w:val="single" w:sz="6" w:space="0" w:color="auto"/>
              <w:bottom w:val="single" w:sz="6" w:space="0" w:color="auto"/>
              <w:right w:val="single" w:sz="6" w:space="0" w:color="auto"/>
            </w:tcBorders>
            <w:hideMark/>
          </w:tcPr>
          <w:p w14:paraId="05DC14B9" w14:textId="77777777" w:rsidR="00B07F7C" w:rsidRPr="00616918" w:rsidRDefault="00B07F7C" w:rsidP="00A34FCF">
            <w:pPr>
              <w:jc w:val="cente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STT </w:t>
            </w:r>
          </w:p>
        </w:tc>
        <w:tc>
          <w:tcPr>
            <w:tcW w:w="2835" w:type="dxa"/>
            <w:tcBorders>
              <w:top w:val="single" w:sz="6" w:space="0" w:color="auto"/>
              <w:left w:val="nil"/>
              <w:bottom w:val="single" w:sz="6" w:space="0" w:color="auto"/>
              <w:right w:val="single" w:sz="6" w:space="0" w:color="auto"/>
            </w:tcBorders>
            <w:hideMark/>
          </w:tcPr>
          <w:p w14:paraId="67139FBF" w14:textId="77777777" w:rsidR="00B07F7C" w:rsidRPr="00616918" w:rsidRDefault="00B07F7C" w:rsidP="00A34FCF">
            <w:pPr>
              <w:jc w:val="cente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HỌ VÀ TÊN </w:t>
            </w:r>
          </w:p>
        </w:tc>
        <w:tc>
          <w:tcPr>
            <w:tcW w:w="3270" w:type="dxa"/>
            <w:tcBorders>
              <w:top w:val="single" w:sz="6" w:space="0" w:color="auto"/>
              <w:left w:val="nil"/>
              <w:bottom w:val="single" w:sz="6" w:space="0" w:color="auto"/>
              <w:right w:val="single" w:sz="6" w:space="0" w:color="auto"/>
            </w:tcBorders>
            <w:hideMark/>
          </w:tcPr>
          <w:p w14:paraId="76E45878" w14:textId="77777777" w:rsidR="00B07F7C" w:rsidRPr="00616918" w:rsidRDefault="00B07F7C" w:rsidP="00A34FCF">
            <w:pPr>
              <w:jc w:val="cente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NHIỆM VỤ </w:t>
            </w:r>
          </w:p>
        </w:tc>
        <w:tc>
          <w:tcPr>
            <w:tcW w:w="2310" w:type="dxa"/>
            <w:tcBorders>
              <w:top w:val="single" w:sz="6" w:space="0" w:color="auto"/>
              <w:left w:val="nil"/>
              <w:bottom w:val="single" w:sz="6" w:space="0" w:color="auto"/>
              <w:right w:val="single" w:sz="6" w:space="0" w:color="auto"/>
            </w:tcBorders>
            <w:hideMark/>
          </w:tcPr>
          <w:p w14:paraId="3122FDFD" w14:textId="77777777" w:rsidR="00B07F7C" w:rsidRPr="00616918" w:rsidRDefault="00B07F7C" w:rsidP="00A34FCF">
            <w:pPr>
              <w:jc w:val="cente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KHỐI LƯỢNG </w:t>
            </w:r>
          </w:p>
        </w:tc>
      </w:tr>
      <w:tr w:rsidR="00B07F7C" w:rsidRPr="00FF05F8" w14:paraId="42BAEF15" w14:textId="77777777" w:rsidTr="00A34FCF">
        <w:tc>
          <w:tcPr>
            <w:tcW w:w="810" w:type="dxa"/>
            <w:tcBorders>
              <w:top w:val="nil"/>
              <w:left w:val="single" w:sz="6" w:space="0" w:color="auto"/>
              <w:bottom w:val="single" w:sz="6" w:space="0" w:color="auto"/>
              <w:right w:val="single" w:sz="6" w:space="0" w:color="auto"/>
            </w:tcBorders>
            <w:hideMark/>
          </w:tcPr>
          <w:p w14:paraId="2EE2B50C" w14:textId="77777777" w:rsidR="00B07F7C" w:rsidRPr="00616918" w:rsidRDefault="00B07F7C" w:rsidP="00A34FCF">
            <w:pPr>
              <w:jc w:val="cente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01 </w:t>
            </w:r>
          </w:p>
        </w:tc>
        <w:tc>
          <w:tcPr>
            <w:tcW w:w="2835" w:type="dxa"/>
            <w:tcBorders>
              <w:top w:val="nil"/>
              <w:left w:val="nil"/>
              <w:bottom w:val="single" w:sz="6" w:space="0" w:color="auto"/>
              <w:right w:val="single" w:sz="6" w:space="0" w:color="auto"/>
            </w:tcBorders>
            <w:hideMark/>
          </w:tcPr>
          <w:p w14:paraId="4A48640D" w14:textId="77777777" w:rsidR="00B07F7C" w:rsidRPr="00616918" w:rsidRDefault="00B07F7C" w:rsidP="00A34FCF">
            <w:pPr>
              <w:textAlignment w:val="baseline"/>
              <w:rPr>
                <w:rFonts w:eastAsia="Times New Roman" w:cs="Times New Roman"/>
                <w:color w:val="000000" w:themeColor="text1"/>
                <w:sz w:val="26"/>
                <w:szCs w:val="26"/>
                <w:lang w:val="vi-VN"/>
              </w:rPr>
            </w:pPr>
            <w:r w:rsidRPr="00616918">
              <w:rPr>
                <w:rFonts w:eastAsia="Times New Roman" w:cs="Times New Roman"/>
                <w:color w:val="000000" w:themeColor="text1"/>
                <w:sz w:val="26"/>
                <w:szCs w:val="26"/>
              </w:rPr>
              <w:t>BÙI</w:t>
            </w:r>
            <w:r w:rsidRPr="00616918">
              <w:rPr>
                <w:rFonts w:eastAsia="Times New Roman" w:cs="Times New Roman"/>
                <w:color w:val="000000" w:themeColor="text1"/>
                <w:sz w:val="26"/>
                <w:szCs w:val="26"/>
                <w:lang w:val="vi-VN"/>
              </w:rPr>
              <w:t xml:space="preserve"> TRỊNH THẾ VIÊN</w:t>
            </w:r>
          </w:p>
        </w:tc>
        <w:tc>
          <w:tcPr>
            <w:tcW w:w="3270" w:type="dxa"/>
            <w:tcBorders>
              <w:top w:val="nil"/>
              <w:left w:val="nil"/>
              <w:bottom w:val="single" w:sz="6" w:space="0" w:color="auto"/>
              <w:right w:val="single" w:sz="6" w:space="0" w:color="auto"/>
            </w:tcBorders>
            <w:hideMark/>
          </w:tcPr>
          <w:p w14:paraId="563326A1" w14:textId="20017E64" w:rsidR="00B07F7C" w:rsidRPr="00616918" w:rsidRDefault="00B07F7C" w:rsidP="00A34FCF">
            <w:pPr>
              <w:jc w:val="center"/>
              <w:textAlignment w:val="baseline"/>
              <w:rPr>
                <w:rFonts w:eastAsia="Times New Roman" w:cs="Times New Roman"/>
                <w:color w:val="000000" w:themeColor="text1"/>
                <w:sz w:val="26"/>
                <w:szCs w:val="26"/>
                <w:lang w:val="vi-VN"/>
              </w:rPr>
            </w:pPr>
            <w:r w:rsidRPr="00616918">
              <w:rPr>
                <w:rFonts w:eastAsia="Times New Roman" w:cs="Times New Roman"/>
                <w:color w:val="000000" w:themeColor="text1"/>
                <w:sz w:val="26"/>
                <w:szCs w:val="26"/>
              </w:rPr>
              <w:t>Tìm hiểu</w:t>
            </w:r>
            <w:r w:rsidR="009E217C">
              <w:rPr>
                <w:rFonts w:eastAsia="Times New Roman" w:cs="Times New Roman"/>
                <w:color w:val="000000" w:themeColor="text1"/>
                <w:sz w:val="26"/>
                <w:szCs w:val="26"/>
                <w:lang w:val="vi-VN"/>
              </w:rPr>
              <w:t xml:space="preserve"> </w:t>
            </w:r>
            <w:r w:rsidR="00CA105F">
              <w:rPr>
                <w:rFonts w:eastAsia="Times New Roman" w:cs="Times New Roman"/>
                <w:color w:val="000000" w:themeColor="text1"/>
                <w:sz w:val="26"/>
                <w:szCs w:val="26"/>
                <w:lang w:val="vi-VN"/>
              </w:rPr>
              <w:t xml:space="preserve">SQLite, </w:t>
            </w:r>
            <w:r w:rsidR="006B2B09">
              <w:rPr>
                <w:rFonts w:eastAsia="Times New Roman" w:cs="Times New Roman"/>
                <w:color w:val="000000" w:themeColor="text1"/>
                <w:sz w:val="26"/>
                <w:szCs w:val="26"/>
                <w:lang w:val="vi-VN"/>
              </w:rPr>
              <w:t xml:space="preserve">tạo </w:t>
            </w:r>
            <w:r w:rsidR="007351F9">
              <w:rPr>
                <w:rFonts w:eastAsia="Times New Roman" w:cs="Times New Roman"/>
                <w:color w:val="000000" w:themeColor="text1"/>
                <w:sz w:val="26"/>
                <w:szCs w:val="26"/>
                <w:lang w:val="vi-VN"/>
              </w:rPr>
              <w:t xml:space="preserve">ứng </w:t>
            </w:r>
            <w:r w:rsidR="00460CCC">
              <w:rPr>
                <w:rFonts w:eastAsia="Times New Roman" w:cs="Times New Roman"/>
                <w:color w:val="000000" w:themeColor="text1"/>
                <w:sz w:val="26"/>
                <w:szCs w:val="26"/>
                <w:lang w:val="vi-VN"/>
              </w:rPr>
              <w:t xml:space="preserve">dụng </w:t>
            </w:r>
            <w:r w:rsidR="007F3630">
              <w:rPr>
                <w:rFonts w:eastAsia="Times New Roman" w:cs="Times New Roman"/>
                <w:color w:val="000000" w:themeColor="text1"/>
                <w:sz w:val="26"/>
                <w:szCs w:val="26"/>
                <w:lang w:val="vi-VN"/>
              </w:rPr>
              <w:t xml:space="preserve">quản lí </w:t>
            </w:r>
            <w:r w:rsidR="005876AF">
              <w:rPr>
                <w:rFonts w:eastAsia="Times New Roman" w:cs="Times New Roman"/>
                <w:color w:val="000000" w:themeColor="text1"/>
                <w:sz w:val="26"/>
                <w:szCs w:val="26"/>
                <w:lang w:val="vi-VN"/>
              </w:rPr>
              <w:t xml:space="preserve">sản phẩm </w:t>
            </w:r>
            <w:r w:rsidR="0086017B">
              <w:rPr>
                <w:rFonts w:eastAsia="Times New Roman" w:cs="Times New Roman"/>
                <w:color w:val="000000" w:themeColor="text1"/>
                <w:sz w:val="26"/>
                <w:szCs w:val="26"/>
                <w:lang w:val="vi-VN"/>
              </w:rPr>
              <w:t xml:space="preserve">bằng </w:t>
            </w:r>
            <w:r w:rsidR="000F4CFF">
              <w:rPr>
                <w:rFonts w:eastAsia="Times New Roman" w:cs="Times New Roman"/>
                <w:color w:val="000000" w:themeColor="text1"/>
                <w:sz w:val="26"/>
                <w:szCs w:val="26"/>
                <w:lang w:val="vi-VN"/>
              </w:rPr>
              <w:t xml:space="preserve">SQLite, test </w:t>
            </w:r>
            <w:r w:rsidR="009C013E">
              <w:rPr>
                <w:rFonts w:eastAsia="Times New Roman" w:cs="Times New Roman"/>
                <w:color w:val="000000" w:themeColor="text1"/>
                <w:sz w:val="26"/>
                <w:szCs w:val="26"/>
                <w:lang w:val="vi-VN"/>
              </w:rPr>
              <w:t>Performance</w:t>
            </w:r>
          </w:p>
        </w:tc>
        <w:tc>
          <w:tcPr>
            <w:tcW w:w="2310" w:type="dxa"/>
            <w:tcBorders>
              <w:top w:val="nil"/>
              <w:left w:val="nil"/>
              <w:bottom w:val="single" w:sz="6" w:space="0" w:color="auto"/>
              <w:right w:val="single" w:sz="6" w:space="0" w:color="auto"/>
            </w:tcBorders>
            <w:hideMark/>
          </w:tcPr>
          <w:p w14:paraId="035DDB83" w14:textId="77777777" w:rsidR="00B07F7C" w:rsidRPr="00616918" w:rsidRDefault="00B07F7C" w:rsidP="00A34FCF">
            <w:pPr>
              <w:jc w:val="cente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50% </w:t>
            </w:r>
          </w:p>
        </w:tc>
      </w:tr>
      <w:tr w:rsidR="00B07F7C" w:rsidRPr="00FF05F8" w14:paraId="3F20749C" w14:textId="77777777" w:rsidTr="00A34FCF">
        <w:tc>
          <w:tcPr>
            <w:tcW w:w="810" w:type="dxa"/>
            <w:tcBorders>
              <w:top w:val="nil"/>
              <w:left w:val="single" w:sz="6" w:space="0" w:color="auto"/>
              <w:bottom w:val="single" w:sz="6" w:space="0" w:color="auto"/>
              <w:right w:val="single" w:sz="6" w:space="0" w:color="auto"/>
            </w:tcBorders>
            <w:hideMark/>
          </w:tcPr>
          <w:p w14:paraId="1872BED7" w14:textId="77777777" w:rsidR="00B07F7C" w:rsidRPr="00616918" w:rsidRDefault="00B07F7C" w:rsidP="00A34FCF">
            <w:pPr>
              <w:jc w:val="cente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02 </w:t>
            </w:r>
          </w:p>
        </w:tc>
        <w:tc>
          <w:tcPr>
            <w:tcW w:w="2835" w:type="dxa"/>
            <w:tcBorders>
              <w:top w:val="nil"/>
              <w:left w:val="nil"/>
              <w:bottom w:val="single" w:sz="6" w:space="0" w:color="auto"/>
              <w:right w:val="single" w:sz="6" w:space="0" w:color="auto"/>
            </w:tcBorders>
            <w:hideMark/>
          </w:tcPr>
          <w:p w14:paraId="050FF927" w14:textId="77777777" w:rsidR="00B07F7C" w:rsidRPr="00616918" w:rsidRDefault="00B07F7C" w:rsidP="00A34FCF">
            <w:pP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KIM</w:t>
            </w:r>
            <w:r w:rsidRPr="00616918">
              <w:rPr>
                <w:rFonts w:eastAsia="Times New Roman" w:cs="Times New Roman"/>
                <w:color w:val="000000" w:themeColor="text1"/>
                <w:sz w:val="26"/>
                <w:szCs w:val="26"/>
                <w:lang w:val="vi-VN"/>
              </w:rPr>
              <w:t xml:space="preserve"> GIA BẢO</w:t>
            </w:r>
            <w:r w:rsidRPr="00616918">
              <w:rPr>
                <w:rFonts w:eastAsia="Times New Roman" w:cs="Times New Roman"/>
                <w:color w:val="000000" w:themeColor="text1"/>
                <w:sz w:val="26"/>
                <w:szCs w:val="26"/>
              </w:rPr>
              <w:t> </w:t>
            </w:r>
          </w:p>
        </w:tc>
        <w:tc>
          <w:tcPr>
            <w:tcW w:w="3270" w:type="dxa"/>
            <w:tcBorders>
              <w:top w:val="nil"/>
              <w:left w:val="nil"/>
              <w:bottom w:val="single" w:sz="6" w:space="0" w:color="auto"/>
              <w:right w:val="single" w:sz="6" w:space="0" w:color="auto"/>
            </w:tcBorders>
            <w:hideMark/>
          </w:tcPr>
          <w:p w14:paraId="50D605BD" w14:textId="47706EB2" w:rsidR="00B07F7C" w:rsidRPr="00616918" w:rsidRDefault="00B07F7C" w:rsidP="00A34FCF">
            <w:pPr>
              <w:jc w:val="center"/>
              <w:textAlignment w:val="baseline"/>
              <w:rPr>
                <w:rFonts w:eastAsia="Times New Roman" w:cs="Times New Roman"/>
                <w:color w:val="000000" w:themeColor="text1"/>
                <w:sz w:val="26"/>
                <w:szCs w:val="26"/>
                <w:lang w:val="en-ID"/>
              </w:rPr>
            </w:pPr>
            <w:r w:rsidRPr="00616918">
              <w:rPr>
                <w:rFonts w:eastAsia="Times New Roman" w:cs="Times New Roman"/>
                <w:color w:val="000000" w:themeColor="text1"/>
                <w:sz w:val="26"/>
                <w:szCs w:val="26"/>
              </w:rPr>
              <w:t>Tìm</w:t>
            </w:r>
            <w:r w:rsidRPr="00616918">
              <w:rPr>
                <w:rFonts w:eastAsia="Times New Roman" w:cs="Times New Roman"/>
                <w:color w:val="000000" w:themeColor="text1"/>
                <w:sz w:val="26"/>
                <w:szCs w:val="26"/>
                <w:lang w:val="vi-VN"/>
              </w:rPr>
              <w:t xml:space="preserve"> hiểu</w:t>
            </w:r>
            <w:r w:rsidR="00CE386B">
              <w:rPr>
                <w:rFonts w:eastAsia="Times New Roman" w:cs="Times New Roman"/>
                <w:color w:val="000000" w:themeColor="text1"/>
                <w:sz w:val="26"/>
                <w:szCs w:val="26"/>
                <w:lang w:val="vi-VN"/>
              </w:rPr>
              <w:t xml:space="preserve"> </w:t>
            </w:r>
            <w:r w:rsidR="00356D75">
              <w:rPr>
                <w:rFonts w:eastAsia="Times New Roman" w:cs="Times New Roman"/>
                <w:color w:val="000000" w:themeColor="text1"/>
                <w:sz w:val="26"/>
                <w:szCs w:val="26"/>
                <w:lang w:val="vi-VN"/>
              </w:rPr>
              <w:t xml:space="preserve">Drift, </w:t>
            </w:r>
            <w:r w:rsidR="00E6349C">
              <w:rPr>
                <w:rFonts w:eastAsia="Times New Roman" w:cs="Times New Roman"/>
                <w:color w:val="000000" w:themeColor="text1"/>
                <w:sz w:val="26"/>
                <w:szCs w:val="26"/>
                <w:lang w:val="vi-VN"/>
              </w:rPr>
              <w:t>tạo ứng dụng</w:t>
            </w:r>
            <w:r w:rsidR="00BF2F1C">
              <w:rPr>
                <w:rFonts w:eastAsia="Times New Roman" w:cs="Times New Roman"/>
                <w:color w:val="000000" w:themeColor="text1"/>
                <w:sz w:val="26"/>
                <w:szCs w:val="26"/>
                <w:lang w:val="vi-VN"/>
              </w:rPr>
              <w:t xml:space="preserve"> quản </w:t>
            </w:r>
            <w:r w:rsidR="00FC3AB5">
              <w:rPr>
                <w:rFonts w:eastAsia="Times New Roman" w:cs="Times New Roman"/>
                <w:color w:val="000000" w:themeColor="text1"/>
                <w:sz w:val="26"/>
                <w:szCs w:val="26"/>
                <w:lang w:val="vi-VN"/>
              </w:rPr>
              <w:t xml:space="preserve">lí </w:t>
            </w:r>
            <w:r w:rsidR="003724F4">
              <w:rPr>
                <w:rFonts w:eastAsia="Times New Roman" w:cs="Times New Roman"/>
                <w:color w:val="000000" w:themeColor="text1"/>
                <w:sz w:val="26"/>
                <w:szCs w:val="26"/>
                <w:lang w:val="vi-VN"/>
              </w:rPr>
              <w:t xml:space="preserve">sản phẩm </w:t>
            </w:r>
            <w:r w:rsidR="00642C75">
              <w:rPr>
                <w:rFonts w:eastAsia="Times New Roman" w:cs="Times New Roman"/>
                <w:color w:val="000000" w:themeColor="text1"/>
                <w:sz w:val="26"/>
                <w:szCs w:val="26"/>
                <w:lang w:val="vi-VN"/>
              </w:rPr>
              <w:t xml:space="preserve">bằng </w:t>
            </w:r>
            <w:r w:rsidR="006129A5">
              <w:rPr>
                <w:rFonts w:eastAsia="Times New Roman" w:cs="Times New Roman"/>
                <w:color w:val="000000" w:themeColor="text1"/>
                <w:sz w:val="26"/>
                <w:szCs w:val="26"/>
                <w:lang w:val="vi-VN"/>
              </w:rPr>
              <w:t xml:space="preserve">Drift, test </w:t>
            </w:r>
            <w:r w:rsidR="00CA32B9">
              <w:rPr>
                <w:rFonts w:eastAsia="Times New Roman" w:cs="Times New Roman"/>
                <w:color w:val="000000" w:themeColor="text1"/>
                <w:sz w:val="26"/>
                <w:szCs w:val="26"/>
                <w:lang w:val="vi-VN"/>
              </w:rPr>
              <w:t>Performance</w:t>
            </w:r>
          </w:p>
          <w:p w14:paraId="3DA702D2" w14:textId="77777777" w:rsidR="00B07F7C" w:rsidRPr="00616918" w:rsidRDefault="00B07F7C" w:rsidP="00A34FCF">
            <w:pPr>
              <w:jc w:val="center"/>
              <w:textAlignment w:val="baseline"/>
              <w:rPr>
                <w:rFonts w:eastAsia="Times New Roman" w:cs="Times New Roman"/>
                <w:color w:val="000000" w:themeColor="text1"/>
                <w:sz w:val="26"/>
                <w:szCs w:val="26"/>
                <w:lang w:val="vi-VN"/>
              </w:rPr>
            </w:pPr>
          </w:p>
        </w:tc>
        <w:tc>
          <w:tcPr>
            <w:tcW w:w="2310" w:type="dxa"/>
            <w:tcBorders>
              <w:top w:val="nil"/>
              <w:left w:val="nil"/>
              <w:bottom w:val="single" w:sz="6" w:space="0" w:color="auto"/>
              <w:right w:val="single" w:sz="6" w:space="0" w:color="auto"/>
            </w:tcBorders>
            <w:hideMark/>
          </w:tcPr>
          <w:p w14:paraId="4B23FFFD" w14:textId="77777777" w:rsidR="00B07F7C" w:rsidRPr="00616918" w:rsidRDefault="00B07F7C" w:rsidP="00A34FCF">
            <w:pPr>
              <w:jc w:val="cente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50% </w:t>
            </w:r>
          </w:p>
        </w:tc>
      </w:tr>
    </w:tbl>
    <w:p w14:paraId="5B266D7F" w14:textId="77777777" w:rsidR="00B07F7C" w:rsidRPr="00616918" w:rsidRDefault="00B07F7C" w:rsidP="00B07F7C">
      <w:pPr>
        <w:jc w:val="center"/>
        <w:textAlignment w:val="baseline"/>
        <w:rPr>
          <w:rFonts w:eastAsia="Times New Roman" w:cs="Times New Roman"/>
          <w:color w:val="000000" w:themeColor="text1"/>
          <w:sz w:val="26"/>
          <w:szCs w:val="26"/>
        </w:rPr>
      </w:pPr>
      <w:r w:rsidRPr="00616918">
        <w:rPr>
          <w:rFonts w:eastAsia="Times New Roman" w:cs="Times New Roman"/>
          <w:color w:val="000000" w:themeColor="text1"/>
          <w:sz w:val="26"/>
          <w:szCs w:val="26"/>
        </w:rPr>
        <w:t> </w:t>
      </w:r>
    </w:p>
    <w:p w14:paraId="6C437F65" w14:textId="69CA9B61" w:rsidR="00B07F7C" w:rsidRPr="00FF05F8" w:rsidRDefault="00B07F7C" w:rsidP="00B07F7C">
      <w:pPr>
        <w:textAlignment w:val="baseline"/>
        <w:rPr>
          <w:rFonts w:eastAsia="Times New Roman" w:cs="Times New Roman"/>
          <w:color w:val="000000" w:themeColor="text1"/>
          <w:sz w:val="26"/>
          <w:szCs w:val="26"/>
          <w:lang w:val="vi-VN"/>
        </w:rPr>
      </w:pPr>
      <w:r w:rsidRPr="00616918">
        <w:rPr>
          <w:rFonts w:eastAsia="Times New Roman" w:cs="Times New Roman"/>
          <w:color w:val="000000" w:themeColor="text1"/>
          <w:sz w:val="26"/>
          <w:szCs w:val="26"/>
        </w:rPr>
        <w:t> Link code github:</w:t>
      </w:r>
      <w:r w:rsidR="00231522" w:rsidRPr="00FF05F8">
        <w:rPr>
          <w:color w:val="000000" w:themeColor="text1"/>
        </w:rPr>
        <w:t xml:space="preserve"> </w:t>
      </w:r>
      <w:hyperlink r:id="rId9" w:history="1">
        <w:r w:rsidR="00E10606" w:rsidRPr="00FF05F8">
          <w:rPr>
            <w:rStyle w:val="Hyperlink"/>
            <w:rFonts w:eastAsia="Times New Roman" w:cs="Times New Roman"/>
            <w:color w:val="000000" w:themeColor="text1"/>
            <w:sz w:val="26"/>
            <w:szCs w:val="26"/>
          </w:rPr>
          <w:t>https://github.com/thevien257/Flutter-</w:t>
        </w:r>
        <w:bookmarkStart w:id="1" w:name="_Hlt212377916"/>
        <w:r w:rsidR="00E10606" w:rsidRPr="00FF05F8">
          <w:rPr>
            <w:rStyle w:val="Hyperlink"/>
            <w:rFonts w:eastAsia="Times New Roman" w:cs="Times New Roman"/>
            <w:color w:val="000000" w:themeColor="text1"/>
            <w:sz w:val="26"/>
            <w:szCs w:val="26"/>
          </w:rPr>
          <w:t>S</w:t>
        </w:r>
        <w:bookmarkEnd w:id="1"/>
        <w:r w:rsidR="00E10606" w:rsidRPr="00FF05F8">
          <w:rPr>
            <w:rStyle w:val="Hyperlink"/>
            <w:rFonts w:eastAsia="Times New Roman" w:cs="Times New Roman"/>
            <w:color w:val="000000" w:themeColor="text1"/>
            <w:sz w:val="26"/>
            <w:szCs w:val="26"/>
          </w:rPr>
          <w:t>QLite</w:t>
        </w:r>
      </w:hyperlink>
    </w:p>
    <w:p w14:paraId="2617B300" w14:textId="77777777" w:rsidR="0057528D" w:rsidRPr="00FF05F8" w:rsidRDefault="0057528D" w:rsidP="00B07F7C">
      <w:pPr>
        <w:textAlignment w:val="baseline"/>
        <w:rPr>
          <w:rFonts w:eastAsia="Times New Roman" w:cs="Times New Roman"/>
          <w:color w:val="000000" w:themeColor="text1"/>
          <w:sz w:val="26"/>
          <w:szCs w:val="26"/>
          <w:lang w:val="vi-VN"/>
        </w:rPr>
      </w:pPr>
    </w:p>
    <w:p w14:paraId="6E93162A" w14:textId="77777777" w:rsidR="0057528D" w:rsidRPr="00FF05F8" w:rsidRDefault="0057528D" w:rsidP="00B07F7C">
      <w:pPr>
        <w:textAlignment w:val="baseline"/>
        <w:rPr>
          <w:rFonts w:eastAsia="Times New Roman" w:cs="Times New Roman"/>
          <w:color w:val="000000" w:themeColor="text1"/>
          <w:sz w:val="26"/>
          <w:szCs w:val="26"/>
          <w:lang w:val="vi-VN"/>
        </w:rPr>
      </w:pPr>
    </w:p>
    <w:p w14:paraId="44412BE5" w14:textId="77777777" w:rsidR="0057528D" w:rsidRPr="00FF05F8" w:rsidRDefault="0057528D" w:rsidP="00B07F7C">
      <w:pPr>
        <w:textAlignment w:val="baseline"/>
        <w:rPr>
          <w:rFonts w:eastAsia="Times New Roman" w:cs="Times New Roman"/>
          <w:color w:val="000000" w:themeColor="text1"/>
          <w:sz w:val="26"/>
          <w:szCs w:val="26"/>
          <w:lang w:val="vi-VN"/>
        </w:rPr>
      </w:pPr>
    </w:p>
    <w:p w14:paraId="29B2F27C" w14:textId="77777777" w:rsidR="0057528D" w:rsidRPr="00FF05F8" w:rsidRDefault="0057528D" w:rsidP="00B07F7C">
      <w:pPr>
        <w:textAlignment w:val="baseline"/>
        <w:rPr>
          <w:rFonts w:eastAsia="Times New Roman" w:cs="Times New Roman"/>
          <w:color w:val="000000" w:themeColor="text1"/>
          <w:sz w:val="26"/>
          <w:szCs w:val="26"/>
          <w:lang w:val="vi-VN"/>
        </w:rPr>
      </w:pPr>
    </w:p>
    <w:p w14:paraId="6B330E76" w14:textId="77777777" w:rsidR="0057528D" w:rsidRPr="00FF05F8" w:rsidRDefault="0057528D" w:rsidP="00B07F7C">
      <w:pPr>
        <w:textAlignment w:val="baseline"/>
        <w:rPr>
          <w:rFonts w:eastAsia="Times New Roman" w:cs="Times New Roman"/>
          <w:color w:val="000000" w:themeColor="text1"/>
          <w:sz w:val="26"/>
          <w:szCs w:val="26"/>
          <w:lang w:val="vi-VN"/>
        </w:rPr>
      </w:pPr>
    </w:p>
    <w:p w14:paraId="565DB462" w14:textId="77777777" w:rsidR="0057528D" w:rsidRPr="00FF05F8" w:rsidRDefault="0057528D" w:rsidP="00B07F7C">
      <w:pPr>
        <w:textAlignment w:val="baseline"/>
        <w:rPr>
          <w:rFonts w:eastAsia="Times New Roman" w:cs="Times New Roman"/>
          <w:color w:val="000000" w:themeColor="text1"/>
          <w:sz w:val="26"/>
          <w:szCs w:val="26"/>
          <w:lang w:val="vi-VN"/>
        </w:rPr>
      </w:pPr>
    </w:p>
    <w:p w14:paraId="580CAA21" w14:textId="77777777" w:rsidR="0057528D" w:rsidRPr="00FF05F8" w:rsidRDefault="0057528D" w:rsidP="00B07F7C">
      <w:pPr>
        <w:textAlignment w:val="baseline"/>
        <w:rPr>
          <w:rFonts w:eastAsia="Times New Roman" w:cs="Times New Roman"/>
          <w:color w:val="000000" w:themeColor="text1"/>
          <w:sz w:val="26"/>
          <w:szCs w:val="26"/>
          <w:lang w:val="vi-VN"/>
        </w:rPr>
      </w:pPr>
    </w:p>
    <w:p w14:paraId="531F0ACD" w14:textId="77777777" w:rsidR="0057528D" w:rsidRPr="00FF05F8" w:rsidRDefault="0057528D" w:rsidP="00B07F7C">
      <w:pPr>
        <w:textAlignment w:val="baseline"/>
        <w:rPr>
          <w:rFonts w:eastAsia="Times New Roman" w:cs="Times New Roman"/>
          <w:color w:val="000000" w:themeColor="text1"/>
          <w:sz w:val="26"/>
          <w:szCs w:val="26"/>
          <w:lang w:val="vi-VN"/>
        </w:rPr>
      </w:pPr>
    </w:p>
    <w:p w14:paraId="582F42EB" w14:textId="77777777" w:rsidR="0057528D" w:rsidRPr="00D75BDD" w:rsidRDefault="0057528D">
      <w:pPr>
        <w:rPr>
          <w:color w:val="000000" w:themeColor="text1"/>
        </w:rPr>
      </w:pPr>
    </w:p>
    <w:sdt>
      <w:sdtPr>
        <w:rPr>
          <w:rFonts w:ascii="Times New Roman" w:hAnsi="Times New Roman" w:cs="Times New Roman"/>
          <w:color w:val="000000" w:themeColor="text1"/>
        </w:rPr>
        <w:id w:val="-1411385978"/>
        <w:docPartObj>
          <w:docPartGallery w:val="Table of Contents"/>
          <w:docPartUnique/>
        </w:docPartObj>
      </w:sdtPr>
      <w:sdtEndPr>
        <w:rPr>
          <w:rFonts w:eastAsiaTheme="minorHAnsi"/>
          <w:b/>
          <w:kern w:val="2"/>
          <w:sz w:val="28"/>
          <w:szCs w:val="22"/>
          <w14:ligatures w14:val="standardContextual"/>
        </w:rPr>
      </w:sdtEndPr>
      <w:sdtContent>
        <w:p w14:paraId="53DD95E2" w14:textId="13253FF8" w:rsidR="00AF09D7" w:rsidRPr="0036009B" w:rsidRDefault="00B32CCB" w:rsidP="0036009B">
          <w:pPr>
            <w:pStyle w:val="TOCHeading"/>
            <w:jc w:val="center"/>
            <w:rPr>
              <w:rFonts w:ascii="Times New Roman" w:hAnsi="Times New Roman" w:cs="Times New Roman"/>
              <w:b/>
              <w:bCs/>
              <w:color w:val="000000" w:themeColor="text1"/>
              <w:sz w:val="40"/>
              <w:szCs w:val="40"/>
              <w:lang w:val="vi-VN"/>
            </w:rPr>
          </w:pPr>
          <w:r w:rsidRPr="0036009B">
            <w:rPr>
              <w:rFonts w:ascii="Times New Roman" w:hAnsi="Times New Roman" w:cs="Times New Roman"/>
              <w:b/>
              <w:bCs/>
              <w:color w:val="000000" w:themeColor="text1"/>
              <w:sz w:val="40"/>
              <w:szCs w:val="40"/>
            </w:rPr>
            <w:t xml:space="preserve">Mục </w:t>
          </w:r>
          <w:r w:rsidR="0036009B" w:rsidRPr="0036009B">
            <w:rPr>
              <w:rFonts w:ascii="Times New Roman" w:hAnsi="Times New Roman" w:cs="Times New Roman"/>
              <w:b/>
              <w:bCs/>
              <w:color w:val="000000" w:themeColor="text1"/>
              <w:sz w:val="40"/>
              <w:szCs w:val="40"/>
            </w:rPr>
            <w:t>lục</w:t>
          </w:r>
        </w:p>
        <w:p w14:paraId="784F9782" w14:textId="45955AFA" w:rsidR="00AF09D7" w:rsidRPr="00B32CCB" w:rsidRDefault="00AF09D7">
          <w:pPr>
            <w:pStyle w:val="TOC1"/>
            <w:tabs>
              <w:tab w:val="right" w:leader="dot" w:pos="9345"/>
            </w:tabs>
            <w:rPr>
              <w:rFonts w:cs="Times New Roman"/>
              <w:color w:val="000000" w:themeColor="text1"/>
            </w:rPr>
          </w:pPr>
          <w:r w:rsidRPr="00B32CCB">
            <w:rPr>
              <w:rFonts w:cs="Times New Roman"/>
              <w:color w:val="000000" w:themeColor="text1"/>
            </w:rPr>
            <w:fldChar w:fldCharType="begin"/>
          </w:r>
          <w:r w:rsidRPr="00B32CCB">
            <w:rPr>
              <w:rFonts w:cs="Times New Roman"/>
              <w:color w:val="000000" w:themeColor="text1"/>
            </w:rPr>
            <w:instrText xml:space="preserve"> TOC \o "1-3" \h \z \u </w:instrText>
          </w:r>
          <w:r w:rsidRPr="00B32CCB">
            <w:rPr>
              <w:rFonts w:cs="Times New Roman"/>
              <w:color w:val="000000" w:themeColor="text1"/>
            </w:rPr>
            <w:fldChar w:fldCharType="separate"/>
          </w:r>
          <w:hyperlink w:anchor="_Toc212377718" w:history="1">
            <w:r w:rsidRPr="00B32CCB">
              <w:rPr>
                <w:rStyle w:val="Hyperlink"/>
                <w:rFonts w:cs="Times New Roman"/>
                <w:color w:val="000000" w:themeColor="text1"/>
              </w:rPr>
              <w:t>I. Giới thiệu</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_Toc212377718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4</w:t>
            </w:r>
            <w:r w:rsidRPr="00B32CCB">
              <w:rPr>
                <w:rFonts w:cs="Times New Roman"/>
                <w:webHidden/>
                <w:color w:val="000000" w:themeColor="text1"/>
              </w:rPr>
              <w:fldChar w:fldCharType="end"/>
            </w:r>
          </w:hyperlink>
        </w:p>
        <w:p w14:paraId="2074414D" w14:textId="7DCC988A" w:rsidR="00AF09D7" w:rsidRPr="00B32CCB" w:rsidRDefault="00AF09D7">
          <w:pPr>
            <w:pStyle w:val="TOC2"/>
            <w:tabs>
              <w:tab w:val="right" w:leader="dot" w:pos="9345"/>
            </w:tabs>
            <w:rPr>
              <w:rFonts w:cs="Times New Roman"/>
              <w:color w:val="000000" w:themeColor="text1"/>
            </w:rPr>
          </w:pPr>
          <w:hyperlink w:anchor="_Toc212377719" w:history="1">
            <w:r w:rsidRPr="00B32CCB">
              <w:rPr>
                <w:rStyle w:val="Hyperlink"/>
                <w:rFonts w:cs="Times New Roman"/>
                <w:color w:val="000000" w:themeColor="text1"/>
              </w:rPr>
              <w:t>1.1. Mục tiêu đề tài</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_Toc212377719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4</w:t>
            </w:r>
            <w:r w:rsidRPr="00B32CCB">
              <w:rPr>
                <w:rFonts w:cs="Times New Roman"/>
                <w:webHidden/>
                <w:color w:val="000000" w:themeColor="text1"/>
              </w:rPr>
              <w:fldChar w:fldCharType="end"/>
            </w:r>
          </w:hyperlink>
        </w:p>
        <w:p w14:paraId="26F9F02E" w14:textId="30E298F5" w:rsidR="00AF09D7" w:rsidRPr="00B32CCB" w:rsidRDefault="00AF09D7">
          <w:pPr>
            <w:pStyle w:val="TOC2"/>
            <w:tabs>
              <w:tab w:val="right" w:leader="dot" w:pos="9345"/>
            </w:tabs>
            <w:rPr>
              <w:rFonts w:cs="Times New Roman"/>
              <w:color w:val="000000" w:themeColor="text1"/>
            </w:rPr>
          </w:pPr>
          <w:hyperlink w:anchor="_Toc212377720" w:history="1">
            <w:r w:rsidRPr="00B32CCB">
              <w:rPr>
                <w:rStyle w:val="Hyperlink"/>
                <w:rFonts w:cs="Times New Roman"/>
                <w:color w:val="000000" w:themeColor="text1"/>
              </w:rPr>
              <w:t>1.2. Phạm vi nghiên cứu</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_Toc212377720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4</w:t>
            </w:r>
            <w:r w:rsidRPr="00B32CCB">
              <w:rPr>
                <w:rFonts w:cs="Times New Roman"/>
                <w:webHidden/>
                <w:color w:val="000000" w:themeColor="text1"/>
              </w:rPr>
              <w:fldChar w:fldCharType="end"/>
            </w:r>
          </w:hyperlink>
        </w:p>
        <w:p w14:paraId="5D7FD9F1" w14:textId="6A0F0AE4" w:rsidR="00AF09D7" w:rsidRPr="00B32CCB" w:rsidRDefault="00AF09D7">
          <w:pPr>
            <w:pStyle w:val="TOC2"/>
            <w:tabs>
              <w:tab w:val="right" w:leader="dot" w:pos="9345"/>
            </w:tabs>
            <w:rPr>
              <w:rFonts w:cs="Times New Roman"/>
              <w:color w:val="000000" w:themeColor="text1"/>
            </w:rPr>
          </w:pPr>
          <w:hyperlink w:anchor="_Toc212377721" w:history="1">
            <w:r w:rsidRPr="00B32CCB">
              <w:rPr>
                <w:rStyle w:val="Hyperlink"/>
                <w:rFonts w:cs="Times New Roman"/>
                <w:color w:val="000000" w:themeColor="text1"/>
              </w:rPr>
              <w:t>1.3. Phương pháp thực hiện</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_Toc212377721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4</w:t>
            </w:r>
            <w:r w:rsidRPr="00B32CCB">
              <w:rPr>
                <w:rFonts w:cs="Times New Roman"/>
                <w:webHidden/>
                <w:color w:val="000000" w:themeColor="text1"/>
              </w:rPr>
              <w:fldChar w:fldCharType="end"/>
            </w:r>
          </w:hyperlink>
        </w:p>
        <w:p w14:paraId="0CD8EC76" w14:textId="4F42880E" w:rsidR="00AF09D7" w:rsidRPr="00B32CCB" w:rsidRDefault="00AF09D7">
          <w:pPr>
            <w:pStyle w:val="TOC1"/>
            <w:tabs>
              <w:tab w:val="right" w:leader="dot" w:pos="9345"/>
            </w:tabs>
            <w:rPr>
              <w:rFonts w:cs="Times New Roman"/>
              <w:color w:val="000000" w:themeColor="text1"/>
            </w:rPr>
          </w:pPr>
          <w:hyperlink w:anchor="_Toc212377722" w:history="1">
            <w:r w:rsidRPr="00B32CCB">
              <w:rPr>
                <w:rStyle w:val="Hyperlink"/>
                <w:rFonts w:cs="Times New Roman"/>
                <w:color w:val="000000" w:themeColor="text1"/>
              </w:rPr>
              <w:t>II. CƠ SỞ LÝ THUYẾT</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_Toc212377722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4</w:t>
            </w:r>
            <w:r w:rsidRPr="00B32CCB">
              <w:rPr>
                <w:rFonts w:cs="Times New Roman"/>
                <w:webHidden/>
                <w:color w:val="000000" w:themeColor="text1"/>
              </w:rPr>
              <w:fldChar w:fldCharType="end"/>
            </w:r>
          </w:hyperlink>
        </w:p>
        <w:p w14:paraId="78F432A5" w14:textId="7931E7A3" w:rsidR="00AF09D7" w:rsidRPr="00B32CCB" w:rsidRDefault="00AF09D7">
          <w:pPr>
            <w:pStyle w:val="TOC2"/>
            <w:tabs>
              <w:tab w:val="right" w:leader="dot" w:pos="9345"/>
            </w:tabs>
            <w:rPr>
              <w:rFonts w:cs="Times New Roman"/>
              <w:color w:val="000000" w:themeColor="text1"/>
            </w:rPr>
          </w:pPr>
          <w:hyperlink w:anchor="_Toc212377723" w:history="1">
            <w:r w:rsidRPr="00B32CCB">
              <w:rPr>
                <w:rStyle w:val="Hyperlink"/>
                <w:rFonts w:cs="Times New Roman"/>
                <w:color w:val="000000" w:themeColor="text1"/>
              </w:rPr>
              <w:t>2.1. Giới thiệu về SQLite</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_Toc212377723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4</w:t>
            </w:r>
            <w:r w:rsidRPr="00B32CCB">
              <w:rPr>
                <w:rFonts w:cs="Times New Roman"/>
                <w:webHidden/>
                <w:color w:val="000000" w:themeColor="text1"/>
              </w:rPr>
              <w:fldChar w:fldCharType="end"/>
            </w:r>
          </w:hyperlink>
        </w:p>
        <w:p w14:paraId="4B47E498" w14:textId="5DED7A95" w:rsidR="00AF09D7" w:rsidRPr="00B32CCB" w:rsidRDefault="00AF09D7">
          <w:pPr>
            <w:pStyle w:val="TOC3"/>
            <w:tabs>
              <w:tab w:val="right" w:leader="dot" w:pos="9345"/>
            </w:tabs>
            <w:rPr>
              <w:rFonts w:cs="Times New Roman"/>
              <w:color w:val="000000" w:themeColor="text1"/>
            </w:rPr>
          </w:pPr>
          <w:hyperlink w:anchor="_Toc212377724" w:history="1">
            <w:r w:rsidRPr="00B32CCB">
              <w:rPr>
                <w:rStyle w:val="Hyperlink"/>
                <w:rFonts w:cs="Times New Roman"/>
                <w:color w:val="000000" w:themeColor="text1"/>
              </w:rPr>
              <w:t>2.1.1. Đặc điểm và ưu điểm của SQLite</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_Toc212377724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4</w:t>
            </w:r>
            <w:r w:rsidRPr="00B32CCB">
              <w:rPr>
                <w:rFonts w:cs="Times New Roman"/>
                <w:webHidden/>
                <w:color w:val="000000" w:themeColor="text1"/>
              </w:rPr>
              <w:fldChar w:fldCharType="end"/>
            </w:r>
          </w:hyperlink>
        </w:p>
        <w:p w14:paraId="2019706A" w14:textId="47A1451A" w:rsidR="00AF09D7" w:rsidRPr="00B32CCB" w:rsidRDefault="00AF09D7">
          <w:pPr>
            <w:pStyle w:val="TOC3"/>
            <w:tabs>
              <w:tab w:val="right" w:leader="dot" w:pos="9345"/>
            </w:tabs>
            <w:rPr>
              <w:rFonts w:cs="Times New Roman"/>
              <w:color w:val="000000" w:themeColor="text1"/>
            </w:rPr>
          </w:pPr>
          <w:hyperlink w:anchor="_Toc212377725" w:history="1">
            <w:r w:rsidRPr="00B32CCB">
              <w:rPr>
                <w:rStyle w:val="Hyperlink"/>
                <w:rFonts w:cs="Times New Roman"/>
                <w:color w:val="000000" w:themeColor="text1"/>
              </w:rPr>
              <w:t>2.1.2. Các thao tác cơ bản trong SQLite (CRUD, JOIN, Aggregate)</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_Toc212377725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5</w:t>
            </w:r>
            <w:r w:rsidRPr="00B32CCB">
              <w:rPr>
                <w:rFonts w:cs="Times New Roman"/>
                <w:webHidden/>
                <w:color w:val="000000" w:themeColor="text1"/>
              </w:rPr>
              <w:fldChar w:fldCharType="end"/>
            </w:r>
          </w:hyperlink>
        </w:p>
        <w:p w14:paraId="0AFA5A25" w14:textId="368D0161" w:rsidR="00AF09D7" w:rsidRPr="00B32CCB" w:rsidRDefault="00AF09D7">
          <w:pPr>
            <w:pStyle w:val="TOC2"/>
            <w:tabs>
              <w:tab w:val="right" w:leader="dot" w:pos="9345"/>
            </w:tabs>
            <w:rPr>
              <w:rFonts w:cs="Times New Roman"/>
              <w:color w:val="000000" w:themeColor="text1"/>
            </w:rPr>
          </w:pPr>
          <w:hyperlink w:anchor="_Toc212377726" w:history="1">
            <w:r w:rsidRPr="00B32CCB">
              <w:rPr>
                <w:rStyle w:val="Hyperlink"/>
                <w:rFonts w:cs="Times New Roman"/>
                <w:color w:val="000000" w:themeColor="text1"/>
              </w:rPr>
              <w:t>2.2. Giới thiệu về Drift</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_Toc212377726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5</w:t>
            </w:r>
            <w:r w:rsidRPr="00B32CCB">
              <w:rPr>
                <w:rFonts w:cs="Times New Roman"/>
                <w:webHidden/>
                <w:color w:val="000000" w:themeColor="text1"/>
              </w:rPr>
              <w:fldChar w:fldCharType="end"/>
            </w:r>
          </w:hyperlink>
        </w:p>
        <w:p w14:paraId="4160E36E" w14:textId="324A0F63" w:rsidR="00AF09D7" w:rsidRPr="00B32CCB" w:rsidRDefault="00AF09D7">
          <w:pPr>
            <w:pStyle w:val="TOC3"/>
            <w:tabs>
              <w:tab w:val="right" w:leader="dot" w:pos="9345"/>
            </w:tabs>
            <w:rPr>
              <w:rFonts w:cs="Times New Roman"/>
              <w:color w:val="000000" w:themeColor="text1"/>
            </w:rPr>
          </w:pPr>
          <w:hyperlink w:anchor="_Toc212377727" w:history="1">
            <w:r w:rsidRPr="00B32CCB">
              <w:rPr>
                <w:rStyle w:val="Hyperlink"/>
                <w:rFonts w:cs="Times New Roman"/>
                <w:color w:val="000000" w:themeColor="text1"/>
              </w:rPr>
              <w:t>2.2.1. Drift là gì</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_Toc212377727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5</w:t>
            </w:r>
            <w:r w:rsidRPr="00B32CCB">
              <w:rPr>
                <w:rFonts w:cs="Times New Roman"/>
                <w:webHidden/>
                <w:color w:val="000000" w:themeColor="text1"/>
              </w:rPr>
              <w:fldChar w:fldCharType="end"/>
            </w:r>
          </w:hyperlink>
        </w:p>
        <w:p w14:paraId="3D01D052" w14:textId="68B25E6C" w:rsidR="00AF09D7" w:rsidRPr="00B32CCB" w:rsidRDefault="00AF09D7">
          <w:pPr>
            <w:pStyle w:val="TOC3"/>
            <w:tabs>
              <w:tab w:val="right" w:leader="dot" w:pos="9345"/>
            </w:tabs>
            <w:rPr>
              <w:rFonts w:cs="Times New Roman"/>
              <w:color w:val="000000" w:themeColor="text1"/>
            </w:rPr>
          </w:pPr>
          <w:hyperlink w:anchor="_Toc212377728" w:history="1">
            <w:r w:rsidRPr="00B32CCB">
              <w:rPr>
                <w:rStyle w:val="Hyperlink"/>
                <w:rFonts w:cs="Times New Roman"/>
                <w:color w:val="000000" w:themeColor="text1"/>
              </w:rPr>
              <w:t>2.2.2. Cấu trúc và thành phần chính của Drift</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_Toc212377728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6</w:t>
            </w:r>
            <w:r w:rsidRPr="00B32CCB">
              <w:rPr>
                <w:rFonts w:cs="Times New Roman"/>
                <w:webHidden/>
                <w:color w:val="000000" w:themeColor="text1"/>
              </w:rPr>
              <w:fldChar w:fldCharType="end"/>
            </w:r>
          </w:hyperlink>
        </w:p>
        <w:p w14:paraId="09A1C012" w14:textId="4C719A66" w:rsidR="00AF09D7" w:rsidRPr="00B32CCB" w:rsidRDefault="00AF09D7">
          <w:pPr>
            <w:pStyle w:val="TOC3"/>
            <w:tabs>
              <w:tab w:val="right" w:leader="dot" w:pos="9345"/>
            </w:tabs>
            <w:rPr>
              <w:rFonts w:cs="Times New Roman"/>
              <w:color w:val="000000" w:themeColor="text1"/>
            </w:rPr>
          </w:pPr>
          <w:hyperlink w:anchor="_Toc212377729" w:history="1">
            <w:r w:rsidRPr="00B32CCB">
              <w:rPr>
                <w:rStyle w:val="Hyperlink"/>
                <w:rFonts w:cs="Times New Roman"/>
                <w:color w:val="000000" w:themeColor="text1"/>
              </w:rPr>
              <w:t>2.2.3. Ưu điểm và hạn chế so với SQLite</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_Toc212377729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6</w:t>
            </w:r>
            <w:r w:rsidRPr="00B32CCB">
              <w:rPr>
                <w:rFonts w:cs="Times New Roman"/>
                <w:webHidden/>
                <w:color w:val="000000" w:themeColor="text1"/>
              </w:rPr>
              <w:fldChar w:fldCharType="end"/>
            </w:r>
          </w:hyperlink>
        </w:p>
        <w:p w14:paraId="1D5223B2" w14:textId="6A04361F" w:rsidR="00AF09D7" w:rsidRPr="00B32CCB" w:rsidRDefault="00AF09D7">
          <w:pPr>
            <w:pStyle w:val="TOC1"/>
            <w:tabs>
              <w:tab w:val="right" w:leader="dot" w:pos="9345"/>
            </w:tabs>
            <w:rPr>
              <w:rFonts w:cs="Times New Roman"/>
              <w:color w:val="000000" w:themeColor="text1"/>
            </w:rPr>
          </w:pPr>
          <w:hyperlink w:anchor="_Toc212377730" w:history="1">
            <w:r w:rsidRPr="00B32CCB">
              <w:rPr>
                <w:rStyle w:val="Hyperlink"/>
                <w:rFonts w:cs="Times New Roman"/>
                <w:color w:val="000000" w:themeColor="text1"/>
              </w:rPr>
              <w:t>III. Ứng dụng thử nghiệm</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_Toc212377730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6</w:t>
            </w:r>
            <w:r w:rsidRPr="00B32CCB">
              <w:rPr>
                <w:rFonts w:cs="Times New Roman"/>
                <w:webHidden/>
                <w:color w:val="000000" w:themeColor="text1"/>
              </w:rPr>
              <w:fldChar w:fldCharType="end"/>
            </w:r>
          </w:hyperlink>
        </w:p>
        <w:p w14:paraId="73301D22" w14:textId="30439426" w:rsidR="00AF09D7" w:rsidRPr="00B32CCB" w:rsidRDefault="00AF09D7">
          <w:pPr>
            <w:pStyle w:val="TOC2"/>
            <w:tabs>
              <w:tab w:val="right" w:leader="dot" w:pos="9345"/>
            </w:tabs>
            <w:rPr>
              <w:rFonts w:cs="Times New Roman"/>
              <w:color w:val="000000" w:themeColor="text1"/>
            </w:rPr>
          </w:pPr>
          <w:hyperlink w:anchor="_Toc212377731" w:history="1">
            <w:r w:rsidRPr="00B32CCB">
              <w:rPr>
                <w:rStyle w:val="Hyperlink"/>
                <w:rFonts w:cs="Times New Roman"/>
                <w:color w:val="000000" w:themeColor="text1"/>
              </w:rPr>
              <w:t>3.1. Thiết kế ứng dụng (App quản lý sản phẩm)</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_Toc212377731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6</w:t>
            </w:r>
            <w:r w:rsidRPr="00B32CCB">
              <w:rPr>
                <w:rFonts w:cs="Times New Roman"/>
                <w:webHidden/>
                <w:color w:val="000000" w:themeColor="text1"/>
              </w:rPr>
              <w:fldChar w:fldCharType="end"/>
            </w:r>
          </w:hyperlink>
        </w:p>
        <w:p w14:paraId="17DA8768" w14:textId="63C3A20C" w:rsidR="00AF09D7" w:rsidRPr="00B32CCB" w:rsidRDefault="00AF09D7">
          <w:pPr>
            <w:pStyle w:val="TOC2"/>
            <w:tabs>
              <w:tab w:val="right" w:leader="dot" w:pos="9345"/>
            </w:tabs>
            <w:rPr>
              <w:rFonts w:cs="Times New Roman"/>
              <w:color w:val="000000" w:themeColor="text1"/>
            </w:rPr>
          </w:pPr>
          <w:hyperlink w:anchor="_Toc212377732" w:history="1">
            <w:r w:rsidRPr="00B32CCB">
              <w:rPr>
                <w:rStyle w:val="Hyperlink"/>
                <w:rFonts w:cs="Times New Roman"/>
                <w:color w:val="000000" w:themeColor="text1"/>
              </w:rPr>
              <w:t>3.2. Các hàm benchmark và phương pháp đo hiệu năng</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_Toc212377732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13</w:t>
            </w:r>
            <w:r w:rsidRPr="00B32CCB">
              <w:rPr>
                <w:rFonts w:cs="Times New Roman"/>
                <w:webHidden/>
                <w:color w:val="000000" w:themeColor="text1"/>
              </w:rPr>
              <w:fldChar w:fldCharType="end"/>
            </w:r>
          </w:hyperlink>
        </w:p>
        <w:p w14:paraId="3589638B" w14:textId="3FABDA44" w:rsidR="00AF09D7" w:rsidRPr="00B32CCB" w:rsidRDefault="00AF09D7">
          <w:pPr>
            <w:pStyle w:val="TOC1"/>
            <w:tabs>
              <w:tab w:val="right" w:leader="dot" w:pos="9345"/>
            </w:tabs>
            <w:rPr>
              <w:rFonts w:cs="Times New Roman"/>
              <w:color w:val="000000" w:themeColor="text1"/>
            </w:rPr>
          </w:pPr>
          <w:hyperlink w:anchor="_Toc212377733" w:history="1">
            <w:r w:rsidRPr="00B32CCB">
              <w:rPr>
                <w:rStyle w:val="Hyperlink"/>
                <w:rFonts w:cs="Times New Roman"/>
                <w:color w:val="000000" w:themeColor="text1"/>
              </w:rPr>
              <w:t>IV. Kết quả thực nghiệm</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_Toc212377733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13</w:t>
            </w:r>
            <w:r w:rsidRPr="00B32CCB">
              <w:rPr>
                <w:rFonts w:cs="Times New Roman"/>
                <w:webHidden/>
                <w:color w:val="000000" w:themeColor="text1"/>
              </w:rPr>
              <w:fldChar w:fldCharType="end"/>
            </w:r>
          </w:hyperlink>
        </w:p>
        <w:p w14:paraId="72BC9F43" w14:textId="60A04064" w:rsidR="00AF09D7" w:rsidRPr="00B32CCB" w:rsidRDefault="00AF09D7">
          <w:pPr>
            <w:pStyle w:val="TOC2"/>
            <w:tabs>
              <w:tab w:val="right" w:leader="dot" w:pos="9345"/>
            </w:tabs>
            <w:rPr>
              <w:rFonts w:cs="Times New Roman"/>
              <w:color w:val="000000" w:themeColor="text1"/>
            </w:rPr>
          </w:pPr>
          <w:hyperlink w:anchor="_Toc212377734" w:history="1">
            <w:r w:rsidRPr="00B32CCB">
              <w:rPr>
                <w:rStyle w:val="Hyperlink"/>
                <w:rFonts w:cs="Times New Roman"/>
                <w:color w:val="000000" w:themeColor="text1"/>
              </w:rPr>
              <w:t>4.1. Kết quả đo thời gian thực thi</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_Toc212377734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13</w:t>
            </w:r>
            <w:r w:rsidRPr="00B32CCB">
              <w:rPr>
                <w:rFonts w:cs="Times New Roman"/>
                <w:webHidden/>
                <w:color w:val="000000" w:themeColor="text1"/>
              </w:rPr>
              <w:fldChar w:fldCharType="end"/>
            </w:r>
          </w:hyperlink>
        </w:p>
        <w:p w14:paraId="4936D064" w14:textId="07A68C04" w:rsidR="00AF09D7" w:rsidRPr="00B32CCB" w:rsidRDefault="00AF09D7">
          <w:pPr>
            <w:pStyle w:val="TOC2"/>
            <w:tabs>
              <w:tab w:val="right" w:leader="dot" w:pos="9345"/>
            </w:tabs>
            <w:rPr>
              <w:rFonts w:cs="Times New Roman"/>
              <w:color w:val="000000" w:themeColor="text1"/>
            </w:rPr>
          </w:pPr>
          <w:hyperlink w:anchor="_Toc212377735" w:history="1">
            <w:r w:rsidRPr="00B32CCB">
              <w:rPr>
                <w:rStyle w:val="Hyperlink"/>
                <w:rFonts w:cs="Times New Roman"/>
                <w:color w:val="000000" w:themeColor="text1"/>
              </w:rPr>
              <w:t>4.2. So sánh chi tiết hiệu năng SQLite vs Drift</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_Toc212377735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14</w:t>
            </w:r>
            <w:r w:rsidRPr="00B32CCB">
              <w:rPr>
                <w:rFonts w:cs="Times New Roman"/>
                <w:webHidden/>
                <w:color w:val="000000" w:themeColor="text1"/>
              </w:rPr>
              <w:fldChar w:fldCharType="end"/>
            </w:r>
          </w:hyperlink>
        </w:p>
        <w:p w14:paraId="56E55A54" w14:textId="51E615B8" w:rsidR="00AF09D7" w:rsidRPr="00B32CCB" w:rsidRDefault="00AF09D7">
          <w:pPr>
            <w:pStyle w:val="TOC1"/>
            <w:tabs>
              <w:tab w:val="right" w:leader="dot" w:pos="9345"/>
            </w:tabs>
            <w:rPr>
              <w:rFonts w:cs="Times New Roman"/>
              <w:color w:val="000000" w:themeColor="text1"/>
            </w:rPr>
          </w:pPr>
          <w:hyperlink w:anchor="_Toc212377736" w:history="1">
            <w:r w:rsidRPr="00B32CCB">
              <w:rPr>
                <w:rStyle w:val="Hyperlink"/>
                <w:rFonts w:cs="Times New Roman"/>
                <w:color w:val="000000" w:themeColor="text1"/>
              </w:rPr>
              <w:t>V. Phân tích và đánh giá</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_Toc212377736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14</w:t>
            </w:r>
            <w:r w:rsidRPr="00B32CCB">
              <w:rPr>
                <w:rFonts w:cs="Times New Roman"/>
                <w:webHidden/>
                <w:color w:val="000000" w:themeColor="text1"/>
              </w:rPr>
              <w:fldChar w:fldCharType="end"/>
            </w:r>
          </w:hyperlink>
        </w:p>
        <w:p w14:paraId="37C725BA" w14:textId="52755CAC" w:rsidR="00AF09D7" w:rsidRPr="00B32CCB" w:rsidRDefault="00AF09D7">
          <w:pPr>
            <w:pStyle w:val="TOC2"/>
            <w:tabs>
              <w:tab w:val="right" w:leader="dot" w:pos="9345"/>
            </w:tabs>
            <w:rPr>
              <w:rFonts w:cs="Times New Roman"/>
              <w:color w:val="000000" w:themeColor="text1"/>
            </w:rPr>
          </w:pPr>
          <w:hyperlink w:anchor="_Toc212377737" w:history="1">
            <w:r w:rsidRPr="00B32CCB">
              <w:rPr>
                <w:rStyle w:val="Hyperlink"/>
                <w:rFonts w:cs="Times New Roman"/>
                <w:color w:val="000000" w:themeColor="text1"/>
              </w:rPr>
              <w:t>5.1. Đánh giá ưu và nhược điểm của mỗi giải pháp</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_Toc212377737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14</w:t>
            </w:r>
            <w:r w:rsidRPr="00B32CCB">
              <w:rPr>
                <w:rFonts w:cs="Times New Roman"/>
                <w:webHidden/>
                <w:color w:val="000000" w:themeColor="text1"/>
              </w:rPr>
              <w:fldChar w:fldCharType="end"/>
            </w:r>
          </w:hyperlink>
        </w:p>
        <w:p w14:paraId="6DFF28E9" w14:textId="3B9F2D11" w:rsidR="00AF09D7" w:rsidRPr="00B32CCB" w:rsidRDefault="00AF09D7">
          <w:pPr>
            <w:pStyle w:val="TOC2"/>
            <w:tabs>
              <w:tab w:val="right" w:leader="dot" w:pos="9345"/>
            </w:tabs>
            <w:rPr>
              <w:rFonts w:cs="Times New Roman"/>
              <w:color w:val="000000" w:themeColor="text1"/>
            </w:rPr>
          </w:pPr>
          <w:hyperlink w:anchor="_Toc212377738" w:history="1">
            <w:r w:rsidRPr="00B32CCB">
              <w:rPr>
                <w:rStyle w:val="Hyperlink"/>
                <w:rFonts w:cs="Times New Roman"/>
                <w:color w:val="000000" w:themeColor="text1"/>
              </w:rPr>
              <w:t>5.2. Phân tích hiệu năng trung bình</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_Toc212377738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15</w:t>
            </w:r>
            <w:r w:rsidRPr="00B32CCB">
              <w:rPr>
                <w:rFonts w:cs="Times New Roman"/>
                <w:webHidden/>
                <w:color w:val="000000" w:themeColor="text1"/>
              </w:rPr>
              <w:fldChar w:fldCharType="end"/>
            </w:r>
          </w:hyperlink>
        </w:p>
        <w:p w14:paraId="70D15266" w14:textId="21C2F9B2" w:rsidR="00AF09D7" w:rsidRPr="00B32CCB" w:rsidRDefault="00AF09D7">
          <w:pPr>
            <w:pStyle w:val="TOC2"/>
            <w:tabs>
              <w:tab w:val="right" w:leader="dot" w:pos="9345"/>
            </w:tabs>
            <w:rPr>
              <w:rFonts w:cs="Times New Roman"/>
              <w:color w:val="000000" w:themeColor="text1"/>
            </w:rPr>
          </w:pPr>
          <w:hyperlink w:anchor="_Toc212377739" w:history="1">
            <w:r w:rsidRPr="00B32CCB">
              <w:rPr>
                <w:rStyle w:val="Hyperlink"/>
                <w:rFonts w:cs="Times New Roman"/>
                <w:color w:val="000000" w:themeColor="text1"/>
              </w:rPr>
              <w:t>5.3. Nhận xét tổng quát</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_Toc212377739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15</w:t>
            </w:r>
            <w:r w:rsidRPr="00B32CCB">
              <w:rPr>
                <w:rFonts w:cs="Times New Roman"/>
                <w:webHidden/>
                <w:color w:val="000000" w:themeColor="text1"/>
              </w:rPr>
              <w:fldChar w:fldCharType="end"/>
            </w:r>
          </w:hyperlink>
        </w:p>
        <w:p w14:paraId="295318A7" w14:textId="0BA196B8" w:rsidR="00AF09D7" w:rsidRPr="00B32CCB" w:rsidRDefault="00AF09D7">
          <w:pPr>
            <w:pStyle w:val="TOC2"/>
            <w:tabs>
              <w:tab w:val="right" w:leader="dot" w:pos="9345"/>
            </w:tabs>
            <w:rPr>
              <w:rFonts w:cs="Times New Roman"/>
              <w:color w:val="000000" w:themeColor="text1"/>
            </w:rPr>
          </w:pPr>
          <w:hyperlink w:anchor="_Toc212377740" w:history="1">
            <w:r w:rsidRPr="00B32CCB">
              <w:rPr>
                <w:rStyle w:val="Hyperlink"/>
                <w:rFonts w:cs="Times New Roman"/>
                <w:color w:val="000000" w:themeColor="text1"/>
              </w:rPr>
              <w:t>5.4. Khuyến ng</w:t>
            </w:r>
            <w:bookmarkStart w:id="2" w:name="_Hlt212377756"/>
            <w:bookmarkStart w:id="3" w:name="_Hlt212377757"/>
            <w:r w:rsidRPr="00B32CCB">
              <w:rPr>
                <w:rStyle w:val="Hyperlink"/>
                <w:rFonts w:cs="Times New Roman"/>
                <w:color w:val="000000" w:themeColor="text1"/>
              </w:rPr>
              <w:t>h</w:t>
            </w:r>
            <w:bookmarkEnd w:id="2"/>
            <w:bookmarkEnd w:id="3"/>
            <w:r w:rsidRPr="00B32CCB">
              <w:rPr>
                <w:rStyle w:val="Hyperlink"/>
                <w:rFonts w:cs="Times New Roman"/>
                <w:color w:val="000000" w:themeColor="text1"/>
              </w:rPr>
              <w:t>ị sử dụng</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_Toc212377740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15</w:t>
            </w:r>
            <w:r w:rsidRPr="00B32CCB">
              <w:rPr>
                <w:rFonts w:cs="Times New Roman"/>
                <w:webHidden/>
                <w:color w:val="000000" w:themeColor="text1"/>
              </w:rPr>
              <w:fldChar w:fldCharType="end"/>
            </w:r>
          </w:hyperlink>
        </w:p>
        <w:p w14:paraId="73E59369" w14:textId="4B7906ED" w:rsidR="00AF09D7" w:rsidRPr="00B32CCB" w:rsidRDefault="00AF09D7">
          <w:pPr>
            <w:pStyle w:val="TOC1"/>
            <w:tabs>
              <w:tab w:val="right" w:leader="dot" w:pos="9345"/>
            </w:tabs>
            <w:rPr>
              <w:rFonts w:cs="Times New Roman"/>
              <w:color w:val="000000" w:themeColor="text1"/>
            </w:rPr>
          </w:pPr>
          <w:hyperlink w:anchor="_Toc212377741" w:history="1">
            <w:r w:rsidRPr="00B32CCB">
              <w:rPr>
                <w:rStyle w:val="Hyperlink"/>
                <w:rFonts w:cs="Times New Roman"/>
                <w:color w:val="000000" w:themeColor="text1"/>
              </w:rPr>
              <w:t>VI. Kết luận</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_Toc212377741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16</w:t>
            </w:r>
            <w:r w:rsidRPr="00B32CCB">
              <w:rPr>
                <w:rFonts w:cs="Times New Roman"/>
                <w:webHidden/>
                <w:color w:val="000000" w:themeColor="text1"/>
              </w:rPr>
              <w:fldChar w:fldCharType="end"/>
            </w:r>
          </w:hyperlink>
        </w:p>
        <w:p w14:paraId="49550DB1" w14:textId="3E6ECE96" w:rsidR="00AF09D7" w:rsidRPr="00B32CCB" w:rsidRDefault="00AF09D7">
          <w:pPr>
            <w:pStyle w:val="TOC2"/>
            <w:tabs>
              <w:tab w:val="right" w:leader="dot" w:pos="9345"/>
            </w:tabs>
            <w:rPr>
              <w:rFonts w:cs="Times New Roman"/>
              <w:color w:val="000000" w:themeColor="text1"/>
            </w:rPr>
          </w:pPr>
          <w:hyperlink w:anchor="_Toc212377742" w:history="1">
            <w:r w:rsidRPr="00B32CCB">
              <w:rPr>
                <w:rStyle w:val="Hyperlink"/>
                <w:rFonts w:cs="Times New Roman"/>
                <w:color w:val="000000" w:themeColor="text1"/>
              </w:rPr>
              <w:t>6.1. Tổng kết kết quả đạt được</w:t>
            </w:r>
            <w:r w:rsidRPr="00B32CCB">
              <w:rPr>
                <w:rFonts w:cs="Times New Roman"/>
                <w:webHidden/>
                <w:color w:val="000000" w:themeColor="text1"/>
              </w:rPr>
              <w:tab/>
            </w:r>
            <w:r w:rsidRPr="00B32CCB">
              <w:rPr>
                <w:rFonts w:cs="Times New Roman"/>
                <w:webHidden/>
                <w:color w:val="000000" w:themeColor="text1"/>
              </w:rPr>
              <w:fldChar w:fldCharType="begin"/>
            </w:r>
            <w:r w:rsidRPr="00B32CCB">
              <w:rPr>
                <w:rFonts w:cs="Times New Roman"/>
                <w:webHidden/>
                <w:color w:val="000000" w:themeColor="text1"/>
              </w:rPr>
              <w:instrText xml:space="preserve"> PAGEREF _Toc212377742 \h </w:instrText>
            </w:r>
            <w:r w:rsidRPr="00B32CCB">
              <w:rPr>
                <w:rFonts w:cs="Times New Roman"/>
                <w:webHidden/>
                <w:color w:val="000000" w:themeColor="text1"/>
              </w:rPr>
            </w:r>
            <w:r w:rsidRPr="00B32CCB">
              <w:rPr>
                <w:rFonts w:cs="Times New Roman"/>
                <w:webHidden/>
                <w:color w:val="000000" w:themeColor="text1"/>
              </w:rPr>
              <w:fldChar w:fldCharType="separate"/>
            </w:r>
            <w:r w:rsidRPr="00B32CCB">
              <w:rPr>
                <w:rFonts w:cs="Times New Roman"/>
                <w:webHidden/>
                <w:color w:val="000000" w:themeColor="text1"/>
              </w:rPr>
              <w:t>16</w:t>
            </w:r>
            <w:r w:rsidRPr="00B32CCB">
              <w:rPr>
                <w:rFonts w:cs="Times New Roman"/>
                <w:webHidden/>
                <w:color w:val="000000" w:themeColor="text1"/>
              </w:rPr>
              <w:fldChar w:fldCharType="end"/>
            </w:r>
          </w:hyperlink>
        </w:p>
        <w:p w14:paraId="76CBECF2" w14:textId="3BF81A26" w:rsidR="00AF09D7" w:rsidRPr="00B32CCB" w:rsidRDefault="00AF09D7">
          <w:pPr>
            <w:rPr>
              <w:rFonts w:cs="Times New Roman"/>
              <w:color w:val="000000" w:themeColor="text1"/>
            </w:rPr>
          </w:pPr>
          <w:r w:rsidRPr="00B32CCB">
            <w:rPr>
              <w:rFonts w:cs="Times New Roman"/>
              <w:color w:val="000000" w:themeColor="text1"/>
            </w:rPr>
            <w:fldChar w:fldCharType="end"/>
          </w:r>
        </w:p>
      </w:sdtContent>
    </w:sdt>
    <w:p w14:paraId="351FDEC7" w14:textId="723D6430" w:rsidR="00D75BDD" w:rsidRDefault="00D75BDD">
      <w:pPr>
        <w:rPr>
          <w:color w:val="000000" w:themeColor="text1"/>
        </w:rPr>
      </w:pPr>
    </w:p>
    <w:p w14:paraId="6E9B598C" w14:textId="119CEE7E" w:rsidR="000010CC" w:rsidRPr="00D75BDD" w:rsidRDefault="00D75BDD" w:rsidP="00164D86">
      <w:pPr>
        <w:rPr>
          <w:color w:val="000000" w:themeColor="text1"/>
        </w:rPr>
      </w:pPr>
      <w:r>
        <w:rPr>
          <w:color w:val="000000" w:themeColor="text1"/>
        </w:rPr>
        <w:br w:type="page"/>
      </w:r>
    </w:p>
    <w:p w14:paraId="3C87FC95" w14:textId="3713FA92" w:rsidR="00164D86" w:rsidRPr="00C414E3" w:rsidRDefault="00ED6AC6" w:rsidP="003034AB">
      <w:pPr>
        <w:pStyle w:val="Heading1"/>
        <w:jc w:val="both"/>
        <w:rPr>
          <w:rFonts w:ascii="Times New Roman" w:hAnsi="Times New Roman" w:cs="Times New Roman"/>
          <w:b/>
          <w:bCs/>
          <w:color w:val="000000" w:themeColor="text1"/>
        </w:rPr>
      </w:pPr>
      <w:bookmarkStart w:id="4" w:name="_Toc212377718"/>
      <w:r w:rsidRPr="00B32CCB">
        <w:rPr>
          <w:rFonts w:ascii="Times New Roman" w:hAnsi="Times New Roman" w:cs="Times New Roman"/>
          <w:b/>
          <w:color w:val="000000" w:themeColor="text1"/>
        </w:rPr>
        <w:lastRenderedPageBreak/>
        <w:t>I</w:t>
      </w:r>
      <w:r w:rsidRPr="00C414E3">
        <w:rPr>
          <w:rFonts w:ascii="Times New Roman" w:hAnsi="Times New Roman" w:cs="Times New Roman"/>
          <w:b/>
          <w:bCs/>
          <w:color w:val="000000" w:themeColor="text1"/>
        </w:rPr>
        <w:t xml:space="preserve">. </w:t>
      </w:r>
      <w:r w:rsidR="00F64B33" w:rsidRPr="00C414E3">
        <w:rPr>
          <w:rFonts w:ascii="Times New Roman" w:hAnsi="Times New Roman" w:cs="Times New Roman"/>
          <w:b/>
          <w:bCs/>
          <w:color w:val="000000" w:themeColor="text1"/>
        </w:rPr>
        <w:t xml:space="preserve">Giới </w:t>
      </w:r>
      <w:r w:rsidR="0065435A" w:rsidRPr="00C414E3">
        <w:rPr>
          <w:rFonts w:ascii="Times New Roman" w:hAnsi="Times New Roman" w:cs="Times New Roman"/>
          <w:b/>
          <w:bCs/>
          <w:color w:val="000000" w:themeColor="text1"/>
        </w:rPr>
        <w:t>thiệu</w:t>
      </w:r>
      <w:bookmarkEnd w:id="4"/>
    </w:p>
    <w:p w14:paraId="3C74ADBA" w14:textId="77777777" w:rsidR="00741042" w:rsidRPr="00C414E3" w:rsidRDefault="00741042" w:rsidP="003034AB">
      <w:pPr>
        <w:pStyle w:val="Heading2"/>
        <w:jc w:val="both"/>
        <w:rPr>
          <w:rFonts w:ascii="Times New Roman" w:hAnsi="Times New Roman" w:cs="Times New Roman"/>
          <w:b/>
          <w:bCs/>
          <w:color w:val="000000" w:themeColor="text1"/>
        </w:rPr>
      </w:pPr>
      <w:bookmarkStart w:id="5" w:name="_Toc212377719"/>
      <w:r w:rsidRPr="00C414E3">
        <w:rPr>
          <w:rFonts w:ascii="Times New Roman" w:hAnsi="Times New Roman" w:cs="Times New Roman"/>
          <w:b/>
          <w:bCs/>
          <w:color w:val="000000" w:themeColor="text1"/>
        </w:rPr>
        <w:t>1.1. Mục tiêu đề tài</w:t>
      </w:r>
      <w:bookmarkEnd w:id="5"/>
    </w:p>
    <w:p w14:paraId="63397CFA" w14:textId="77777777" w:rsidR="00741042" w:rsidRPr="00741042" w:rsidRDefault="00741042" w:rsidP="003034AB">
      <w:pPr>
        <w:rPr>
          <w:color w:val="000000" w:themeColor="text1"/>
          <w:sz w:val="26"/>
          <w:szCs w:val="26"/>
        </w:rPr>
      </w:pPr>
      <w:r w:rsidRPr="00741042">
        <w:rPr>
          <w:color w:val="000000" w:themeColor="text1"/>
          <w:sz w:val="26"/>
          <w:szCs w:val="26"/>
        </w:rPr>
        <w:t>Đề tài hướng tới việc nghiên cứu, thiết kế và đánh giá hiệu năng giữa hai công nghệ cơ sở dữ liệu quan hệ trong Flutter: SQLite và Drift.</w:t>
      </w:r>
      <w:r w:rsidRPr="00741042">
        <w:rPr>
          <w:color w:val="000000" w:themeColor="text1"/>
          <w:sz w:val="26"/>
          <w:szCs w:val="26"/>
        </w:rPr>
        <w:br/>
        <w:t>Cụ thể, nhóm tiến hành:</w:t>
      </w:r>
    </w:p>
    <w:p w14:paraId="2F7C7CCE" w14:textId="77777777" w:rsidR="00741042" w:rsidRPr="00741042" w:rsidRDefault="00741042" w:rsidP="003034AB">
      <w:pPr>
        <w:numPr>
          <w:ilvl w:val="0"/>
          <w:numId w:val="10"/>
        </w:numPr>
        <w:jc w:val="both"/>
        <w:rPr>
          <w:color w:val="000000" w:themeColor="text1"/>
          <w:sz w:val="26"/>
          <w:szCs w:val="26"/>
        </w:rPr>
      </w:pPr>
      <w:r w:rsidRPr="00741042">
        <w:rPr>
          <w:color w:val="000000" w:themeColor="text1"/>
          <w:sz w:val="26"/>
          <w:szCs w:val="26"/>
        </w:rPr>
        <w:t>Tìm hiểu lý thuyết về SQLite và Drift.</w:t>
      </w:r>
    </w:p>
    <w:p w14:paraId="55CCB996" w14:textId="77777777" w:rsidR="00741042" w:rsidRPr="00741042" w:rsidRDefault="00741042" w:rsidP="003034AB">
      <w:pPr>
        <w:numPr>
          <w:ilvl w:val="0"/>
          <w:numId w:val="10"/>
        </w:numPr>
        <w:jc w:val="both"/>
        <w:rPr>
          <w:color w:val="000000" w:themeColor="text1"/>
          <w:sz w:val="26"/>
          <w:szCs w:val="26"/>
        </w:rPr>
      </w:pPr>
      <w:r w:rsidRPr="00741042">
        <w:rPr>
          <w:color w:val="000000" w:themeColor="text1"/>
          <w:sz w:val="26"/>
          <w:szCs w:val="26"/>
        </w:rPr>
        <w:t>Xây dựng ứng dụng quản lý sản phẩm sử dụng cả hai công nghệ.</w:t>
      </w:r>
    </w:p>
    <w:p w14:paraId="29F885A9" w14:textId="77777777" w:rsidR="00741042" w:rsidRPr="00741042" w:rsidRDefault="00741042" w:rsidP="003034AB">
      <w:pPr>
        <w:numPr>
          <w:ilvl w:val="0"/>
          <w:numId w:val="10"/>
        </w:numPr>
        <w:jc w:val="both"/>
        <w:rPr>
          <w:color w:val="000000" w:themeColor="text1"/>
          <w:sz w:val="26"/>
          <w:szCs w:val="26"/>
        </w:rPr>
      </w:pPr>
      <w:r w:rsidRPr="00741042">
        <w:rPr>
          <w:color w:val="000000" w:themeColor="text1"/>
          <w:sz w:val="26"/>
          <w:szCs w:val="26"/>
        </w:rPr>
        <w:t>Đo đạc, phân tích và so sánh thời gian thực thi (performance) giữa hai giải pháp qua các phép thử CRUD, JOIN, và Aggregate.</w:t>
      </w:r>
    </w:p>
    <w:p w14:paraId="4B4CDCF8" w14:textId="0B0284BC" w:rsidR="00741042" w:rsidRPr="00741042" w:rsidRDefault="00741042" w:rsidP="003034AB">
      <w:pPr>
        <w:numPr>
          <w:ilvl w:val="0"/>
          <w:numId w:val="10"/>
        </w:numPr>
        <w:jc w:val="both"/>
        <w:rPr>
          <w:color w:val="000000" w:themeColor="text1"/>
          <w:sz w:val="26"/>
          <w:szCs w:val="26"/>
        </w:rPr>
      </w:pPr>
      <w:r w:rsidRPr="00741042">
        <w:rPr>
          <w:color w:val="000000" w:themeColor="text1"/>
          <w:sz w:val="26"/>
          <w:szCs w:val="26"/>
        </w:rPr>
        <w:t>Đưa ra đánh giá, khuyến nghị sử dụng trong từng trường hợp ứng dụng thực tế.</w:t>
      </w:r>
    </w:p>
    <w:p w14:paraId="5EC5F853" w14:textId="77777777" w:rsidR="00741042" w:rsidRPr="00C414E3" w:rsidRDefault="00741042" w:rsidP="003034AB">
      <w:pPr>
        <w:pStyle w:val="Heading2"/>
        <w:jc w:val="both"/>
        <w:rPr>
          <w:rFonts w:ascii="Times New Roman" w:hAnsi="Times New Roman" w:cs="Times New Roman"/>
          <w:b/>
          <w:bCs/>
          <w:color w:val="000000" w:themeColor="text1"/>
        </w:rPr>
      </w:pPr>
      <w:bookmarkStart w:id="6" w:name="_Toc212377720"/>
      <w:r w:rsidRPr="00C414E3">
        <w:rPr>
          <w:rFonts w:ascii="Times New Roman" w:hAnsi="Times New Roman" w:cs="Times New Roman"/>
          <w:b/>
          <w:bCs/>
          <w:color w:val="000000" w:themeColor="text1"/>
        </w:rPr>
        <w:t>1.2. Phạm vi nghiên cứu</w:t>
      </w:r>
      <w:bookmarkEnd w:id="6"/>
    </w:p>
    <w:p w14:paraId="6BD46702" w14:textId="77777777" w:rsidR="00741042" w:rsidRPr="00741042" w:rsidRDefault="00741042" w:rsidP="003034AB">
      <w:pPr>
        <w:jc w:val="both"/>
        <w:rPr>
          <w:color w:val="000000" w:themeColor="text1"/>
          <w:sz w:val="26"/>
          <w:szCs w:val="26"/>
        </w:rPr>
      </w:pPr>
      <w:r w:rsidRPr="00741042">
        <w:rPr>
          <w:color w:val="000000" w:themeColor="text1"/>
          <w:sz w:val="26"/>
          <w:szCs w:val="26"/>
        </w:rPr>
        <w:t>Phạm vi của đề tài tập trung vào:</w:t>
      </w:r>
    </w:p>
    <w:p w14:paraId="4E80B648" w14:textId="77777777" w:rsidR="00741042" w:rsidRPr="00741042" w:rsidRDefault="00741042" w:rsidP="003034AB">
      <w:pPr>
        <w:numPr>
          <w:ilvl w:val="0"/>
          <w:numId w:val="11"/>
        </w:numPr>
        <w:jc w:val="both"/>
        <w:rPr>
          <w:color w:val="000000" w:themeColor="text1"/>
          <w:sz w:val="26"/>
          <w:szCs w:val="26"/>
        </w:rPr>
      </w:pPr>
      <w:r w:rsidRPr="00741042">
        <w:rPr>
          <w:color w:val="000000" w:themeColor="text1"/>
          <w:sz w:val="26"/>
          <w:szCs w:val="26"/>
        </w:rPr>
        <w:t>Ngôn ngữ &amp; nền tảng: Flutter (Dart).</w:t>
      </w:r>
    </w:p>
    <w:p w14:paraId="3ADDBA0E" w14:textId="77777777" w:rsidR="00741042" w:rsidRPr="00741042" w:rsidRDefault="00741042" w:rsidP="003034AB">
      <w:pPr>
        <w:numPr>
          <w:ilvl w:val="0"/>
          <w:numId w:val="11"/>
        </w:numPr>
        <w:jc w:val="both"/>
        <w:rPr>
          <w:color w:val="000000" w:themeColor="text1"/>
          <w:sz w:val="26"/>
          <w:szCs w:val="26"/>
        </w:rPr>
      </w:pPr>
      <w:r w:rsidRPr="00741042">
        <w:rPr>
          <w:color w:val="000000" w:themeColor="text1"/>
          <w:sz w:val="26"/>
          <w:szCs w:val="26"/>
        </w:rPr>
        <w:t>Cơ sở dữ liệu: SQLite (thư viện sqflite) và Drift (ORM dựa trên SQLite).</w:t>
      </w:r>
    </w:p>
    <w:p w14:paraId="67377304" w14:textId="77777777" w:rsidR="00741042" w:rsidRPr="00741042" w:rsidRDefault="00741042" w:rsidP="003034AB">
      <w:pPr>
        <w:numPr>
          <w:ilvl w:val="0"/>
          <w:numId w:val="11"/>
        </w:numPr>
        <w:jc w:val="both"/>
        <w:rPr>
          <w:color w:val="000000" w:themeColor="text1"/>
          <w:sz w:val="26"/>
          <w:szCs w:val="26"/>
        </w:rPr>
      </w:pPr>
      <w:r w:rsidRPr="00741042">
        <w:rPr>
          <w:color w:val="000000" w:themeColor="text1"/>
          <w:sz w:val="26"/>
          <w:szCs w:val="26"/>
        </w:rPr>
        <w:t>Ứng dụng minh họa: App quản lý sản phẩm gồm bảng Products và Categories.</w:t>
      </w:r>
    </w:p>
    <w:p w14:paraId="554448AD" w14:textId="77777777" w:rsidR="00741042" w:rsidRPr="00741042" w:rsidRDefault="00741042" w:rsidP="003034AB">
      <w:pPr>
        <w:numPr>
          <w:ilvl w:val="0"/>
          <w:numId w:val="11"/>
        </w:numPr>
        <w:jc w:val="both"/>
        <w:rPr>
          <w:color w:val="000000" w:themeColor="text1"/>
          <w:sz w:val="26"/>
          <w:szCs w:val="26"/>
        </w:rPr>
      </w:pPr>
      <w:r w:rsidRPr="00741042">
        <w:rPr>
          <w:color w:val="000000" w:themeColor="text1"/>
          <w:sz w:val="26"/>
          <w:szCs w:val="26"/>
        </w:rPr>
        <w:t>Chỉ tiêu đánh giá: Tốc độ xử lý dữ liệu (thời gian thực thi tính bằng mili giây).</w:t>
      </w:r>
    </w:p>
    <w:p w14:paraId="51341BC4" w14:textId="11F1FAD6" w:rsidR="00741042" w:rsidRPr="00741042" w:rsidRDefault="00741042" w:rsidP="003034AB">
      <w:pPr>
        <w:jc w:val="both"/>
        <w:rPr>
          <w:color w:val="000000" w:themeColor="text1"/>
          <w:sz w:val="26"/>
          <w:szCs w:val="26"/>
        </w:rPr>
      </w:pPr>
      <w:r w:rsidRPr="00741042">
        <w:rPr>
          <w:color w:val="000000" w:themeColor="text1"/>
          <w:sz w:val="26"/>
          <w:szCs w:val="26"/>
        </w:rPr>
        <w:t>Không đi sâu vào các khía cạnh như bảo mật dữ liệu, đồng bộ dữ liệu mạng (Cloud Sync) hoặc thiết kế giao diện UI.</w:t>
      </w:r>
    </w:p>
    <w:p w14:paraId="571A1DFF" w14:textId="77777777" w:rsidR="00741042" w:rsidRPr="00C414E3" w:rsidRDefault="00741042" w:rsidP="003034AB">
      <w:pPr>
        <w:pStyle w:val="Heading2"/>
        <w:jc w:val="both"/>
        <w:rPr>
          <w:rFonts w:ascii="Times New Roman" w:hAnsi="Times New Roman" w:cs="Times New Roman"/>
          <w:b/>
          <w:bCs/>
          <w:color w:val="000000" w:themeColor="text1"/>
        </w:rPr>
      </w:pPr>
      <w:bookmarkStart w:id="7" w:name="_Toc212377721"/>
      <w:r w:rsidRPr="00C414E3">
        <w:rPr>
          <w:rFonts w:ascii="Times New Roman" w:hAnsi="Times New Roman" w:cs="Times New Roman"/>
          <w:b/>
          <w:bCs/>
          <w:color w:val="000000" w:themeColor="text1"/>
        </w:rPr>
        <w:t>1.3. Phương pháp thực hiện</w:t>
      </w:r>
      <w:bookmarkEnd w:id="7"/>
    </w:p>
    <w:p w14:paraId="1FFD99C7" w14:textId="77777777" w:rsidR="00741042" w:rsidRPr="00741042" w:rsidRDefault="00741042" w:rsidP="003034AB">
      <w:pPr>
        <w:numPr>
          <w:ilvl w:val="0"/>
          <w:numId w:val="12"/>
        </w:numPr>
        <w:jc w:val="both"/>
        <w:rPr>
          <w:color w:val="000000" w:themeColor="text1"/>
          <w:sz w:val="26"/>
          <w:szCs w:val="26"/>
        </w:rPr>
      </w:pPr>
      <w:r w:rsidRPr="00741042">
        <w:rPr>
          <w:color w:val="000000" w:themeColor="text1"/>
          <w:sz w:val="26"/>
          <w:szCs w:val="26"/>
        </w:rPr>
        <w:t>Nghiên cứu lý thuyết: Tìm hiểu cơ chế hoạt động của SQLite và Drift thông qua tài liệu chính thức, ví dụ trên pub.dev và API Flutter.</w:t>
      </w:r>
    </w:p>
    <w:p w14:paraId="5F012E79" w14:textId="77777777" w:rsidR="00741042" w:rsidRPr="00741042" w:rsidRDefault="00741042" w:rsidP="003034AB">
      <w:pPr>
        <w:numPr>
          <w:ilvl w:val="0"/>
          <w:numId w:val="12"/>
        </w:numPr>
        <w:jc w:val="both"/>
        <w:rPr>
          <w:color w:val="000000" w:themeColor="text1"/>
          <w:sz w:val="26"/>
          <w:szCs w:val="26"/>
        </w:rPr>
      </w:pPr>
      <w:r w:rsidRPr="00741042">
        <w:rPr>
          <w:color w:val="000000" w:themeColor="text1"/>
          <w:sz w:val="26"/>
          <w:szCs w:val="26"/>
        </w:rPr>
        <w:t>Thực nghiệm: Xây dựng ứng dụng mẫu trong Flutter, cài đặt hai hệ quản trị (SQLite và Drift), sau đó thực hiện các phép thử hiệu năng trên cùng dữ liệu (10.000 bản ghi).</w:t>
      </w:r>
    </w:p>
    <w:p w14:paraId="4B60C73A" w14:textId="77777777" w:rsidR="00741042" w:rsidRPr="00741042" w:rsidRDefault="00741042" w:rsidP="003034AB">
      <w:pPr>
        <w:numPr>
          <w:ilvl w:val="0"/>
          <w:numId w:val="12"/>
        </w:numPr>
        <w:jc w:val="both"/>
        <w:rPr>
          <w:color w:val="000000" w:themeColor="text1"/>
          <w:sz w:val="26"/>
          <w:szCs w:val="26"/>
        </w:rPr>
      </w:pPr>
      <w:r w:rsidRPr="00741042">
        <w:rPr>
          <w:color w:val="000000" w:themeColor="text1"/>
          <w:sz w:val="26"/>
          <w:szCs w:val="26"/>
        </w:rPr>
        <w:t>Đo lường: Sử dụng lớp Stopwatch của Dart để đo thời gian thực thi các thao tác (insert, query, join, search, aggregate).</w:t>
      </w:r>
    </w:p>
    <w:p w14:paraId="7F27B533" w14:textId="0B7DD239" w:rsidR="00741042" w:rsidRPr="00413D89" w:rsidRDefault="00741042" w:rsidP="003034AB">
      <w:pPr>
        <w:numPr>
          <w:ilvl w:val="0"/>
          <w:numId w:val="12"/>
        </w:numPr>
        <w:jc w:val="both"/>
        <w:rPr>
          <w:color w:val="000000" w:themeColor="text1"/>
          <w:sz w:val="26"/>
          <w:szCs w:val="26"/>
        </w:rPr>
      </w:pPr>
      <w:r w:rsidRPr="00741042">
        <w:rPr>
          <w:color w:val="000000" w:themeColor="text1"/>
          <w:sz w:val="26"/>
          <w:szCs w:val="26"/>
        </w:rPr>
        <w:t>Phân tích – đánh giá: Tổng hợp kết quả, tính hiệu năng trung bình, biểu diễn bằng bảng và biểu đồ so sánh.</w:t>
      </w:r>
    </w:p>
    <w:p w14:paraId="0DEDFF63" w14:textId="6C04C09C" w:rsidR="00CA3D74" w:rsidRPr="002B39E9" w:rsidRDefault="00CB78F8" w:rsidP="00CB78F8">
      <w:pPr>
        <w:pStyle w:val="Heading1"/>
        <w:rPr>
          <w:rFonts w:ascii="Times New Roman" w:hAnsi="Times New Roman" w:cs="Times New Roman"/>
          <w:b/>
          <w:bCs/>
          <w:color w:val="000000" w:themeColor="text1"/>
        </w:rPr>
      </w:pPr>
      <w:bookmarkStart w:id="8" w:name="_Toc212377722"/>
      <w:r w:rsidRPr="002B39E9">
        <w:rPr>
          <w:rFonts w:ascii="Times New Roman" w:hAnsi="Times New Roman" w:cs="Times New Roman"/>
          <w:b/>
          <w:bCs/>
          <w:color w:val="000000" w:themeColor="text1"/>
        </w:rPr>
        <w:lastRenderedPageBreak/>
        <w:t>II. CƠ SỞ LÝ THUYẾT</w:t>
      </w:r>
      <w:bookmarkEnd w:id="8"/>
    </w:p>
    <w:p w14:paraId="089FC427" w14:textId="77777777" w:rsidR="00BD35E4" w:rsidRPr="002B39E9" w:rsidRDefault="00BD35E4" w:rsidP="00BD35E4">
      <w:pPr>
        <w:pStyle w:val="Heading2"/>
        <w:rPr>
          <w:rFonts w:ascii="Times New Roman" w:hAnsi="Times New Roman" w:cs="Times New Roman"/>
          <w:b/>
          <w:bCs/>
          <w:color w:val="000000" w:themeColor="text1"/>
        </w:rPr>
      </w:pPr>
      <w:bookmarkStart w:id="9" w:name="_Toc212377723"/>
      <w:r w:rsidRPr="002B39E9">
        <w:rPr>
          <w:rFonts w:ascii="Times New Roman" w:hAnsi="Times New Roman" w:cs="Times New Roman"/>
          <w:b/>
          <w:bCs/>
          <w:color w:val="000000" w:themeColor="text1"/>
        </w:rPr>
        <w:t>2.1. Giới thiệu về SQLite</w:t>
      </w:r>
      <w:bookmarkEnd w:id="9"/>
    </w:p>
    <w:p w14:paraId="263A3911" w14:textId="77777777" w:rsidR="000623F6" w:rsidRPr="002B39E9" w:rsidRDefault="000623F6" w:rsidP="000623F6">
      <w:pPr>
        <w:pStyle w:val="Heading3"/>
        <w:rPr>
          <w:rFonts w:ascii="Times New Roman" w:hAnsi="Times New Roman" w:cs="Times New Roman"/>
          <w:b/>
          <w:bCs/>
          <w:color w:val="000000" w:themeColor="text1"/>
        </w:rPr>
      </w:pPr>
      <w:bookmarkStart w:id="10" w:name="_Toc212377724"/>
      <w:r w:rsidRPr="002B39E9">
        <w:rPr>
          <w:rFonts w:ascii="Times New Roman" w:hAnsi="Times New Roman" w:cs="Times New Roman"/>
          <w:b/>
          <w:bCs/>
          <w:color w:val="000000" w:themeColor="text1"/>
        </w:rPr>
        <w:t>2.1.1. Đặc điểm và ưu điểm của SQLite</w:t>
      </w:r>
      <w:bookmarkEnd w:id="10"/>
    </w:p>
    <w:p w14:paraId="22ABFD1F" w14:textId="77777777" w:rsidR="000623F6" w:rsidRPr="000623F6" w:rsidRDefault="000623F6" w:rsidP="008C6054">
      <w:pPr>
        <w:rPr>
          <w:rFonts w:cs="Times New Roman"/>
          <w:color w:val="000000" w:themeColor="text1"/>
          <w:sz w:val="26"/>
          <w:szCs w:val="26"/>
        </w:rPr>
      </w:pPr>
      <w:r w:rsidRPr="000623F6">
        <w:rPr>
          <w:rFonts w:cs="Times New Roman"/>
          <w:color w:val="000000" w:themeColor="text1"/>
          <w:sz w:val="26"/>
          <w:szCs w:val="26"/>
        </w:rPr>
        <w:t>SQLite là hệ quản trị cơ sở dữ liệu quan hệ nhẹ (lightweight RDBMS), được nhúng trực tiếp vào ứng dụng mà không cần máy chủ riêng biệt.</w:t>
      </w:r>
      <w:r w:rsidRPr="000623F6">
        <w:rPr>
          <w:rFonts w:cs="Times New Roman"/>
          <w:color w:val="000000" w:themeColor="text1"/>
          <w:sz w:val="26"/>
          <w:szCs w:val="26"/>
        </w:rPr>
        <w:br/>
        <w:t>Các đặc điểm chính:</w:t>
      </w:r>
    </w:p>
    <w:p w14:paraId="3B1A4DBA" w14:textId="77777777" w:rsidR="000623F6" w:rsidRPr="000623F6" w:rsidRDefault="000623F6" w:rsidP="008C6054">
      <w:pPr>
        <w:numPr>
          <w:ilvl w:val="0"/>
          <w:numId w:val="13"/>
        </w:numPr>
        <w:jc w:val="both"/>
        <w:rPr>
          <w:color w:val="000000" w:themeColor="text1"/>
          <w:sz w:val="26"/>
          <w:szCs w:val="26"/>
        </w:rPr>
      </w:pPr>
      <w:r w:rsidRPr="000623F6">
        <w:rPr>
          <w:color w:val="000000" w:themeColor="text1"/>
          <w:sz w:val="26"/>
          <w:szCs w:val="26"/>
        </w:rPr>
        <w:t>Tự chứa (Self-contained): Toàn bộ cơ sở dữ liệu nằm trong một file duy nhất .db.</w:t>
      </w:r>
    </w:p>
    <w:p w14:paraId="7B24ACA3" w14:textId="77777777" w:rsidR="000623F6" w:rsidRPr="000623F6" w:rsidRDefault="000623F6" w:rsidP="008C6054">
      <w:pPr>
        <w:numPr>
          <w:ilvl w:val="0"/>
          <w:numId w:val="13"/>
        </w:numPr>
        <w:jc w:val="both"/>
        <w:rPr>
          <w:color w:val="000000" w:themeColor="text1"/>
          <w:sz w:val="26"/>
          <w:szCs w:val="26"/>
        </w:rPr>
      </w:pPr>
      <w:r w:rsidRPr="000623F6">
        <w:rPr>
          <w:color w:val="000000" w:themeColor="text1"/>
          <w:sz w:val="26"/>
          <w:szCs w:val="26"/>
        </w:rPr>
        <w:t>Nhúng (Embedded): Không cần cài đặt server, chỉ cần mở file để truy cập.</w:t>
      </w:r>
    </w:p>
    <w:p w14:paraId="48FFE1C6" w14:textId="77777777" w:rsidR="000623F6" w:rsidRPr="000623F6" w:rsidRDefault="000623F6" w:rsidP="008C6054">
      <w:pPr>
        <w:numPr>
          <w:ilvl w:val="0"/>
          <w:numId w:val="13"/>
        </w:numPr>
        <w:jc w:val="both"/>
        <w:rPr>
          <w:color w:val="000000" w:themeColor="text1"/>
          <w:sz w:val="26"/>
          <w:szCs w:val="26"/>
        </w:rPr>
      </w:pPr>
      <w:r w:rsidRPr="000623F6">
        <w:rPr>
          <w:color w:val="000000" w:themeColor="text1"/>
          <w:sz w:val="26"/>
          <w:szCs w:val="26"/>
        </w:rPr>
        <w:t>Độ ổn định cao: Được sử dụng rộng rãi trong trình duyệt, hệ điều hành, và ứng dụng di động.</w:t>
      </w:r>
    </w:p>
    <w:p w14:paraId="1B854CD0" w14:textId="77777777" w:rsidR="000623F6" w:rsidRPr="000623F6" w:rsidRDefault="000623F6" w:rsidP="008C6054">
      <w:pPr>
        <w:numPr>
          <w:ilvl w:val="0"/>
          <w:numId w:val="13"/>
        </w:numPr>
        <w:jc w:val="both"/>
        <w:rPr>
          <w:color w:val="000000" w:themeColor="text1"/>
          <w:sz w:val="26"/>
          <w:szCs w:val="26"/>
        </w:rPr>
      </w:pPr>
      <w:r w:rsidRPr="000623F6">
        <w:rPr>
          <w:color w:val="000000" w:themeColor="text1"/>
          <w:sz w:val="26"/>
          <w:szCs w:val="26"/>
        </w:rPr>
        <w:t>Hiệu năng tốt: Thích hợp cho ứng dụng nhỏ hoặc trung bình.</w:t>
      </w:r>
    </w:p>
    <w:p w14:paraId="63E07FE8" w14:textId="77777777" w:rsidR="000623F6" w:rsidRPr="000623F6" w:rsidRDefault="000623F6" w:rsidP="008C6054">
      <w:pPr>
        <w:numPr>
          <w:ilvl w:val="0"/>
          <w:numId w:val="13"/>
        </w:numPr>
        <w:jc w:val="both"/>
        <w:rPr>
          <w:color w:val="000000" w:themeColor="text1"/>
          <w:sz w:val="26"/>
          <w:szCs w:val="26"/>
        </w:rPr>
      </w:pPr>
      <w:r w:rsidRPr="000623F6">
        <w:rPr>
          <w:color w:val="000000" w:themeColor="text1"/>
          <w:sz w:val="26"/>
          <w:szCs w:val="26"/>
        </w:rPr>
        <w:t>Lưu trữ cục bộ (Local storage): Dữ liệu được lưu trực tiếp trên thiết bị người dùng.</w:t>
      </w:r>
    </w:p>
    <w:p w14:paraId="1722D615" w14:textId="1D0BA871" w:rsidR="00B42FF9" w:rsidRPr="007E18AA" w:rsidRDefault="007246D9" w:rsidP="00BC676A">
      <w:pPr>
        <w:pStyle w:val="Heading3"/>
        <w:rPr>
          <w:rFonts w:ascii="Times New Roman" w:hAnsi="Times New Roman" w:cs="Times New Roman"/>
          <w:b/>
          <w:bCs/>
          <w:color w:val="000000" w:themeColor="text1"/>
        </w:rPr>
      </w:pPr>
      <w:bookmarkStart w:id="11" w:name="_Toc212377725"/>
      <w:r w:rsidRPr="007E18AA">
        <w:rPr>
          <w:rFonts w:ascii="Times New Roman" w:hAnsi="Times New Roman" w:cs="Times New Roman"/>
          <w:b/>
          <w:bCs/>
          <w:color w:val="000000" w:themeColor="text1"/>
        </w:rPr>
        <w:t>2.</w:t>
      </w:r>
      <w:r w:rsidR="00BC676A" w:rsidRPr="007E18AA">
        <w:rPr>
          <w:rFonts w:ascii="Times New Roman" w:hAnsi="Times New Roman" w:cs="Times New Roman"/>
          <w:b/>
          <w:bCs/>
          <w:color w:val="000000" w:themeColor="text1"/>
        </w:rPr>
        <w:t>1.2.</w:t>
      </w:r>
      <w:r w:rsidRPr="007E18AA">
        <w:rPr>
          <w:rFonts w:ascii="Times New Roman" w:hAnsi="Times New Roman" w:cs="Times New Roman"/>
          <w:b/>
          <w:bCs/>
          <w:color w:val="000000" w:themeColor="text1"/>
        </w:rPr>
        <w:t xml:space="preserve"> Các thao tác </w:t>
      </w:r>
      <w:r w:rsidR="00BC676A" w:rsidRPr="007E18AA">
        <w:rPr>
          <w:rFonts w:ascii="Times New Roman" w:hAnsi="Times New Roman" w:cs="Times New Roman"/>
          <w:b/>
          <w:bCs/>
          <w:color w:val="000000" w:themeColor="text1"/>
        </w:rPr>
        <w:t>cơ bản trong SQLite (CRUD, JOIN, Aggregate)</w:t>
      </w:r>
      <w:bookmarkEnd w:id="11"/>
    </w:p>
    <w:tbl>
      <w:tblPr>
        <w:tblStyle w:val="TableGrid"/>
        <w:tblW w:w="0" w:type="auto"/>
        <w:jc w:val="center"/>
        <w:tblLook w:val="04A0" w:firstRow="1" w:lastRow="0" w:firstColumn="1" w:lastColumn="0" w:noHBand="0" w:noVBand="1"/>
      </w:tblPr>
      <w:tblGrid>
        <w:gridCol w:w="1714"/>
        <w:gridCol w:w="3095"/>
        <w:gridCol w:w="4536"/>
      </w:tblGrid>
      <w:tr w:rsidR="003B45C9" w:rsidRPr="00413D89" w14:paraId="29DD5E39" w14:textId="77777777" w:rsidTr="00FB29B4">
        <w:trPr>
          <w:jc w:val="center"/>
        </w:trPr>
        <w:tc>
          <w:tcPr>
            <w:tcW w:w="0" w:type="auto"/>
            <w:hideMark/>
          </w:tcPr>
          <w:p w14:paraId="0A42E05B" w14:textId="77777777" w:rsidR="003B45C9" w:rsidRPr="003B45C9" w:rsidRDefault="003B45C9" w:rsidP="003B45C9">
            <w:pPr>
              <w:spacing w:after="160" w:line="259" w:lineRule="auto"/>
              <w:rPr>
                <w:b/>
                <w:color w:val="000000" w:themeColor="text1"/>
                <w:sz w:val="26"/>
                <w:szCs w:val="26"/>
              </w:rPr>
            </w:pPr>
            <w:r w:rsidRPr="003B45C9">
              <w:rPr>
                <w:b/>
                <w:color w:val="000000" w:themeColor="text1"/>
                <w:sz w:val="26"/>
                <w:szCs w:val="26"/>
              </w:rPr>
              <w:t>Thao tác</w:t>
            </w:r>
          </w:p>
        </w:tc>
        <w:tc>
          <w:tcPr>
            <w:tcW w:w="0" w:type="auto"/>
            <w:hideMark/>
          </w:tcPr>
          <w:p w14:paraId="42A5B1E4" w14:textId="77777777" w:rsidR="003B45C9" w:rsidRPr="003B45C9" w:rsidRDefault="003B45C9" w:rsidP="003B45C9">
            <w:pPr>
              <w:spacing w:after="160" w:line="259" w:lineRule="auto"/>
              <w:rPr>
                <w:b/>
                <w:color w:val="000000" w:themeColor="text1"/>
                <w:sz w:val="26"/>
                <w:szCs w:val="26"/>
              </w:rPr>
            </w:pPr>
            <w:r w:rsidRPr="003B45C9">
              <w:rPr>
                <w:b/>
                <w:color w:val="000000" w:themeColor="text1"/>
                <w:sz w:val="26"/>
                <w:szCs w:val="26"/>
              </w:rPr>
              <w:t>Mục đích</w:t>
            </w:r>
          </w:p>
        </w:tc>
        <w:tc>
          <w:tcPr>
            <w:tcW w:w="0" w:type="auto"/>
            <w:hideMark/>
          </w:tcPr>
          <w:p w14:paraId="69A63F75" w14:textId="77777777" w:rsidR="003B45C9" w:rsidRPr="003B45C9" w:rsidRDefault="003B45C9" w:rsidP="003B45C9">
            <w:pPr>
              <w:spacing w:after="160" w:line="259" w:lineRule="auto"/>
              <w:rPr>
                <w:b/>
                <w:color w:val="000000" w:themeColor="text1"/>
                <w:sz w:val="26"/>
                <w:szCs w:val="26"/>
              </w:rPr>
            </w:pPr>
            <w:r w:rsidRPr="003B45C9">
              <w:rPr>
                <w:b/>
                <w:color w:val="000000" w:themeColor="text1"/>
                <w:sz w:val="26"/>
                <w:szCs w:val="26"/>
              </w:rPr>
              <w:t>Ví dụ / Mô tả</w:t>
            </w:r>
          </w:p>
        </w:tc>
      </w:tr>
      <w:tr w:rsidR="003B45C9" w:rsidRPr="00413D89" w14:paraId="0477A20D" w14:textId="77777777" w:rsidTr="00FB29B4">
        <w:trPr>
          <w:jc w:val="center"/>
        </w:trPr>
        <w:tc>
          <w:tcPr>
            <w:tcW w:w="0" w:type="auto"/>
            <w:hideMark/>
          </w:tcPr>
          <w:p w14:paraId="2C7467B5" w14:textId="77777777" w:rsidR="003B45C9" w:rsidRPr="003B45C9" w:rsidRDefault="003B45C9" w:rsidP="003B45C9">
            <w:pPr>
              <w:spacing w:after="160" w:line="259" w:lineRule="auto"/>
              <w:rPr>
                <w:color w:val="000000" w:themeColor="text1"/>
                <w:sz w:val="26"/>
                <w:szCs w:val="26"/>
              </w:rPr>
            </w:pPr>
            <w:r w:rsidRPr="003B45C9">
              <w:rPr>
                <w:b/>
                <w:color w:val="000000" w:themeColor="text1"/>
                <w:sz w:val="26"/>
                <w:szCs w:val="26"/>
              </w:rPr>
              <w:t>Create (INSERT)</w:t>
            </w:r>
          </w:p>
        </w:tc>
        <w:tc>
          <w:tcPr>
            <w:tcW w:w="0" w:type="auto"/>
            <w:hideMark/>
          </w:tcPr>
          <w:p w14:paraId="08BB4AAC" w14:textId="77777777" w:rsidR="003B45C9" w:rsidRPr="003B45C9" w:rsidRDefault="003B45C9" w:rsidP="003B45C9">
            <w:pPr>
              <w:spacing w:after="160" w:line="259" w:lineRule="auto"/>
              <w:rPr>
                <w:color w:val="000000" w:themeColor="text1"/>
                <w:sz w:val="26"/>
                <w:szCs w:val="26"/>
              </w:rPr>
            </w:pPr>
            <w:r w:rsidRPr="003B45C9">
              <w:rPr>
                <w:color w:val="000000" w:themeColor="text1"/>
                <w:sz w:val="26"/>
                <w:szCs w:val="26"/>
              </w:rPr>
              <w:t>Thêm bản ghi mới</w:t>
            </w:r>
          </w:p>
        </w:tc>
        <w:tc>
          <w:tcPr>
            <w:tcW w:w="0" w:type="auto"/>
            <w:hideMark/>
          </w:tcPr>
          <w:p w14:paraId="142C59A4" w14:textId="77777777" w:rsidR="003B45C9" w:rsidRPr="003B45C9" w:rsidRDefault="003B45C9" w:rsidP="003B45C9">
            <w:pPr>
              <w:spacing w:after="160" w:line="259" w:lineRule="auto"/>
              <w:rPr>
                <w:color w:val="000000" w:themeColor="text1"/>
                <w:sz w:val="26"/>
                <w:szCs w:val="26"/>
              </w:rPr>
            </w:pPr>
            <w:r w:rsidRPr="003B45C9">
              <w:rPr>
                <w:color w:val="000000" w:themeColor="text1"/>
                <w:sz w:val="26"/>
                <w:szCs w:val="26"/>
              </w:rPr>
              <w:t>db.insert('products', values)</w:t>
            </w:r>
          </w:p>
        </w:tc>
      </w:tr>
      <w:tr w:rsidR="003B45C9" w:rsidRPr="00413D89" w14:paraId="50CA8584" w14:textId="77777777" w:rsidTr="00FB29B4">
        <w:trPr>
          <w:jc w:val="center"/>
        </w:trPr>
        <w:tc>
          <w:tcPr>
            <w:tcW w:w="0" w:type="auto"/>
            <w:hideMark/>
          </w:tcPr>
          <w:p w14:paraId="7C908C69" w14:textId="77777777" w:rsidR="003B45C9" w:rsidRPr="003B45C9" w:rsidRDefault="003B45C9" w:rsidP="003B45C9">
            <w:pPr>
              <w:spacing w:after="160" w:line="259" w:lineRule="auto"/>
              <w:rPr>
                <w:color w:val="000000" w:themeColor="text1"/>
                <w:sz w:val="26"/>
                <w:szCs w:val="26"/>
              </w:rPr>
            </w:pPr>
            <w:r w:rsidRPr="003B45C9">
              <w:rPr>
                <w:b/>
                <w:color w:val="000000" w:themeColor="text1"/>
                <w:sz w:val="26"/>
                <w:szCs w:val="26"/>
              </w:rPr>
              <w:t>Read (SELECT)</w:t>
            </w:r>
          </w:p>
        </w:tc>
        <w:tc>
          <w:tcPr>
            <w:tcW w:w="0" w:type="auto"/>
            <w:hideMark/>
          </w:tcPr>
          <w:p w14:paraId="5067811E" w14:textId="77777777" w:rsidR="003B45C9" w:rsidRPr="003B45C9" w:rsidRDefault="003B45C9" w:rsidP="003B45C9">
            <w:pPr>
              <w:spacing w:after="160" w:line="259" w:lineRule="auto"/>
              <w:rPr>
                <w:color w:val="000000" w:themeColor="text1"/>
                <w:sz w:val="26"/>
                <w:szCs w:val="26"/>
              </w:rPr>
            </w:pPr>
            <w:r w:rsidRPr="003B45C9">
              <w:rPr>
                <w:color w:val="000000" w:themeColor="text1"/>
                <w:sz w:val="26"/>
                <w:szCs w:val="26"/>
              </w:rPr>
              <w:t>Truy vấn dữ liệu</w:t>
            </w:r>
          </w:p>
        </w:tc>
        <w:tc>
          <w:tcPr>
            <w:tcW w:w="0" w:type="auto"/>
            <w:hideMark/>
          </w:tcPr>
          <w:p w14:paraId="2DD1482C" w14:textId="77777777" w:rsidR="003B45C9" w:rsidRPr="003B45C9" w:rsidRDefault="003B45C9" w:rsidP="003B45C9">
            <w:pPr>
              <w:spacing w:after="160" w:line="259" w:lineRule="auto"/>
              <w:rPr>
                <w:color w:val="000000" w:themeColor="text1"/>
                <w:sz w:val="26"/>
                <w:szCs w:val="26"/>
              </w:rPr>
            </w:pPr>
            <w:r w:rsidRPr="003B45C9">
              <w:rPr>
                <w:color w:val="000000" w:themeColor="text1"/>
                <w:sz w:val="26"/>
                <w:szCs w:val="26"/>
              </w:rPr>
              <w:t>db.query('products')</w:t>
            </w:r>
          </w:p>
        </w:tc>
      </w:tr>
      <w:tr w:rsidR="003B45C9" w:rsidRPr="00413D89" w14:paraId="013BCC0A" w14:textId="77777777" w:rsidTr="00FB29B4">
        <w:trPr>
          <w:jc w:val="center"/>
        </w:trPr>
        <w:tc>
          <w:tcPr>
            <w:tcW w:w="0" w:type="auto"/>
            <w:hideMark/>
          </w:tcPr>
          <w:p w14:paraId="04710860" w14:textId="77777777" w:rsidR="003B45C9" w:rsidRPr="003B45C9" w:rsidRDefault="003B45C9" w:rsidP="003B45C9">
            <w:pPr>
              <w:spacing w:after="160" w:line="259" w:lineRule="auto"/>
              <w:rPr>
                <w:color w:val="000000" w:themeColor="text1"/>
                <w:sz w:val="26"/>
                <w:szCs w:val="26"/>
              </w:rPr>
            </w:pPr>
            <w:r w:rsidRPr="003B45C9">
              <w:rPr>
                <w:b/>
                <w:color w:val="000000" w:themeColor="text1"/>
                <w:sz w:val="26"/>
                <w:szCs w:val="26"/>
              </w:rPr>
              <w:t>Update (UPDATE)</w:t>
            </w:r>
          </w:p>
        </w:tc>
        <w:tc>
          <w:tcPr>
            <w:tcW w:w="0" w:type="auto"/>
            <w:hideMark/>
          </w:tcPr>
          <w:p w14:paraId="7F5B022B" w14:textId="77777777" w:rsidR="003B45C9" w:rsidRPr="003B45C9" w:rsidRDefault="003B45C9" w:rsidP="003B45C9">
            <w:pPr>
              <w:spacing w:after="160" w:line="259" w:lineRule="auto"/>
              <w:rPr>
                <w:color w:val="000000" w:themeColor="text1"/>
                <w:sz w:val="26"/>
                <w:szCs w:val="26"/>
              </w:rPr>
            </w:pPr>
            <w:r w:rsidRPr="003B45C9">
              <w:rPr>
                <w:color w:val="000000" w:themeColor="text1"/>
                <w:sz w:val="26"/>
                <w:szCs w:val="26"/>
              </w:rPr>
              <w:t>Cập nhật bản ghi</w:t>
            </w:r>
          </w:p>
        </w:tc>
        <w:tc>
          <w:tcPr>
            <w:tcW w:w="0" w:type="auto"/>
            <w:hideMark/>
          </w:tcPr>
          <w:p w14:paraId="616F2DC5" w14:textId="77777777" w:rsidR="003B45C9" w:rsidRPr="003B45C9" w:rsidRDefault="003B45C9" w:rsidP="003B45C9">
            <w:pPr>
              <w:spacing w:after="160" w:line="259" w:lineRule="auto"/>
              <w:rPr>
                <w:color w:val="000000" w:themeColor="text1"/>
                <w:sz w:val="26"/>
                <w:szCs w:val="26"/>
              </w:rPr>
            </w:pPr>
            <w:r w:rsidRPr="003B45C9">
              <w:rPr>
                <w:color w:val="000000" w:themeColor="text1"/>
                <w:sz w:val="26"/>
                <w:szCs w:val="26"/>
              </w:rPr>
              <w:t>db.update('products', values, where: 'id = ?', whereArgs: [id])</w:t>
            </w:r>
          </w:p>
        </w:tc>
      </w:tr>
      <w:tr w:rsidR="003B45C9" w:rsidRPr="00413D89" w14:paraId="74A1AA3C" w14:textId="77777777" w:rsidTr="00FB29B4">
        <w:trPr>
          <w:jc w:val="center"/>
        </w:trPr>
        <w:tc>
          <w:tcPr>
            <w:tcW w:w="0" w:type="auto"/>
            <w:hideMark/>
          </w:tcPr>
          <w:p w14:paraId="6E0F5D91" w14:textId="77777777" w:rsidR="003B45C9" w:rsidRPr="003B45C9" w:rsidRDefault="003B45C9" w:rsidP="003B45C9">
            <w:pPr>
              <w:spacing w:after="160" w:line="259" w:lineRule="auto"/>
              <w:rPr>
                <w:color w:val="000000" w:themeColor="text1"/>
                <w:sz w:val="26"/>
                <w:szCs w:val="26"/>
              </w:rPr>
            </w:pPr>
            <w:r w:rsidRPr="003B45C9">
              <w:rPr>
                <w:b/>
                <w:color w:val="000000" w:themeColor="text1"/>
                <w:sz w:val="26"/>
                <w:szCs w:val="26"/>
              </w:rPr>
              <w:t>Delete (DELETE)</w:t>
            </w:r>
          </w:p>
        </w:tc>
        <w:tc>
          <w:tcPr>
            <w:tcW w:w="0" w:type="auto"/>
            <w:hideMark/>
          </w:tcPr>
          <w:p w14:paraId="5E857DE2" w14:textId="77777777" w:rsidR="003B45C9" w:rsidRPr="003B45C9" w:rsidRDefault="003B45C9" w:rsidP="003B45C9">
            <w:pPr>
              <w:spacing w:after="160" w:line="259" w:lineRule="auto"/>
              <w:rPr>
                <w:color w:val="000000" w:themeColor="text1"/>
                <w:sz w:val="26"/>
                <w:szCs w:val="26"/>
              </w:rPr>
            </w:pPr>
            <w:r w:rsidRPr="003B45C9">
              <w:rPr>
                <w:color w:val="000000" w:themeColor="text1"/>
                <w:sz w:val="26"/>
                <w:szCs w:val="26"/>
              </w:rPr>
              <w:t>Xóa bản ghi</w:t>
            </w:r>
          </w:p>
        </w:tc>
        <w:tc>
          <w:tcPr>
            <w:tcW w:w="0" w:type="auto"/>
            <w:hideMark/>
          </w:tcPr>
          <w:p w14:paraId="423B365F" w14:textId="77777777" w:rsidR="003B45C9" w:rsidRPr="003B45C9" w:rsidRDefault="003B45C9" w:rsidP="003B45C9">
            <w:pPr>
              <w:spacing w:after="160" w:line="259" w:lineRule="auto"/>
              <w:rPr>
                <w:color w:val="000000" w:themeColor="text1"/>
                <w:sz w:val="26"/>
                <w:szCs w:val="26"/>
              </w:rPr>
            </w:pPr>
            <w:r w:rsidRPr="003B45C9">
              <w:rPr>
                <w:color w:val="000000" w:themeColor="text1"/>
                <w:sz w:val="26"/>
                <w:szCs w:val="26"/>
              </w:rPr>
              <w:t>db.delete('products', where: 'id = ?', whereArgs: [id])</w:t>
            </w:r>
          </w:p>
        </w:tc>
      </w:tr>
      <w:tr w:rsidR="003B45C9" w:rsidRPr="00413D89" w14:paraId="7FA07931" w14:textId="77777777" w:rsidTr="00FB29B4">
        <w:trPr>
          <w:jc w:val="center"/>
        </w:trPr>
        <w:tc>
          <w:tcPr>
            <w:tcW w:w="0" w:type="auto"/>
            <w:hideMark/>
          </w:tcPr>
          <w:p w14:paraId="790CA3D3" w14:textId="77777777" w:rsidR="003B45C9" w:rsidRPr="003B45C9" w:rsidRDefault="003B45C9" w:rsidP="003B45C9">
            <w:pPr>
              <w:spacing w:after="160" w:line="259" w:lineRule="auto"/>
              <w:rPr>
                <w:color w:val="000000" w:themeColor="text1"/>
                <w:sz w:val="26"/>
                <w:szCs w:val="26"/>
              </w:rPr>
            </w:pPr>
            <w:r w:rsidRPr="003B45C9">
              <w:rPr>
                <w:b/>
                <w:color w:val="000000" w:themeColor="text1"/>
                <w:sz w:val="26"/>
                <w:szCs w:val="26"/>
              </w:rPr>
              <w:t>JOIN</w:t>
            </w:r>
          </w:p>
        </w:tc>
        <w:tc>
          <w:tcPr>
            <w:tcW w:w="0" w:type="auto"/>
            <w:hideMark/>
          </w:tcPr>
          <w:p w14:paraId="74F5C25F" w14:textId="77777777" w:rsidR="003B45C9" w:rsidRPr="003B45C9" w:rsidRDefault="003B45C9" w:rsidP="003B45C9">
            <w:pPr>
              <w:spacing w:after="160" w:line="259" w:lineRule="auto"/>
              <w:rPr>
                <w:color w:val="000000" w:themeColor="text1"/>
                <w:sz w:val="26"/>
                <w:szCs w:val="26"/>
              </w:rPr>
            </w:pPr>
            <w:r w:rsidRPr="003B45C9">
              <w:rPr>
                <w:color w:val="000000" w:themeColor="text1"/>
                <w:sz w:val="26"/>
                <w:szCs w:val="26"/>
              </w:rPr>
              <w:t>Kết hợp dữ liệu giữa bảng Products và Categories qua categoryId</w:t>
            </w:r>
          </w:p>
        </w:tc>
        <w:tc>
          <w:tcPr>
            <w:tcW w:w="0" w:type="auto"/>
            <w:hideMark/>
          </w:tcPr>
          <w:p w14:paraId="132EA5EF" w14:textId="77777777" w:rsidR="003B45C9" w:rsidRPr="003B45C9" w:rsidRDefault="003B45C9" w:rsidP="003B45C9">
            <w:pPr>
              <w:spacing w:after="160" w:line="259" w:lineRule="auto"/>
              <w:rPr>
                <w:color w:val="000000" w:themeColor="text1"/>
                <w:sz w:val="26"/>
                <w:szCs w:val="26"/>
              </w:rPr>
            </w:pPr>
            <w:r w:rsidRPr="003B45C9">
              <w:rPr>
                <w:color w:val="000000" w:themeColor="text1"/>
                <w:sz w:val="26"/>
                <w:szCs w:val="26"/>
              </w:rPr>
              <w:t>SELECT p.name, c.name FROM products p JOIN categories c ON p.category_id = c.id</w:t>
            </w:r>
          </w:p>
        </w:tc>
      </w:tr>
      <w:tr w:rsidR="003B45C9" w:rsidRPr="00413D89" w14:paraId="1EDEA0AF" w14:textId="77777777" w:rsidTr="00FB29B4">
        <w:trPr>
          <w:jc w:val="center"/>
        </w:trPr>
        <w:tc>
          <w:tcPr>
            <w:tcW w:w="0" w:type="auto"/>
            <w:hideMark/>
          </w:tcPr>
          <w:p w14:paraId="4A5655EB" w14:textId="77777777" w:rsidR="003B45C9" w:rsidRPr="003B45C9" w:rsidRDefault="003B45C9" w:rsidP="003B45C9">
            <w:pPr>
              <w:spacing w:after="160" w:line="259" w:lineRule="auto"/>
              <w:rPr>
                <w:color w:val="000000" w:themeColor="text1"/>
                <w:sz w:val="26"/>
                <w:szCs w:val="26"/>
              </w:rPr>
            </w:pPr>
            <w:r w:rsidRPr="003B45C9">
              <w:rPr>
                <w:b/>
                <w:color w:val="000000" w:themeColor="text1"/>
                <w:sz w:val="26"/>
                <w:szCs w:val="26"/>
              </w:rPr>
              <w:t>Aggregate</w:t>
            </w:r>
          </w:p>
        </w:tc>
        <w:tc>
          <w:tcPr>
            <w:tcW w:w="0" w:type="auto"/>
            <w:hideMark/>
          </w:tcPr>
          <w:p w14:paraId="6D2B01CB" w14:textId="77777777" w:rsidR="003B45C9" w:rsidRPr="003B45C9" w:rsidRDefault="003B45C9" w:rsidP="003B45C9">
            <w:pPr>
              <w:spacing w:after="160" w:line="259" w:lineRule="auto"/>
              <w:rPr>
                <w:color w:val="000000" w:themeColor="text1"/>
                <w:sz w:val="26"/>
                <w:szCs w:val="26"/>
              </w:rPr>
            </w:pPr>
            <w:r w:rsidRPr="003B45C9">
              <w:rPr>
                <w:color w:val="000000" w:themeColor="text1"/>
                <w:sz w:val="26"/>
                <w:szCs w:val="26"/>
              </w:rPr>
              <w:t>Thực hiện phép tính tổng hợp (COUNT, SUM, AVG)</w:t>
            </w:r>
          </w:p>
        </w:tc>
        <w:tc>
          <w:tcPr>
            <w:tcW w:w="0" w:type="auto"/>
            <w:hideMark/>
          </w:tcPr>
          <w:p w14:paraId="25F0B864" w14:textId="77777777" w:rsidR="003B45C9" w:rsidRPr="003B45C9" w:rsidRDefault="003B45C9" w:rsidP="003B45C9">
            <w:pPr>
              <w:spacing w:after="160" w:line="259" w:lineRule="auto"/>
              <w:rPr>
                <w:color w:val="000000" w:themeColor="text1"/>
                <w:sz w:val="26"/>
                <w:szCs w:val="26"/>
              </w:rPr>
            </w:pPr>
            <w:r w:rsidRPr="003B45C9">
              <w:rPr>
                <w:color w:val="000000" w:themeColor="text1"/>
                <w:sz w:val="26"/>
                <w:szCs w:val="26"/>
              </w:rPr>
              <w:t>SELECT COUNT(*) FROM products</w:t>
            </w:r>
          </w:p>
        </w:tc>
      </w:tr>
    </w:tbl>
    <w:p w14:paraId="2435302F" w14:textId="1EB29E1B" w:rsidR="003B45C9" w:rsidRPr="00413D89" w:rsidRDefault="008C6054" w:rsidP="00BC676A">
      <w:pPr>
        <w:rPr>
          <w:rFonts w:cs="Times New Roman"/>
          <w:color w:val="000000" w:themeColor="text1"/>
          <w:sz w:val="26"/>
          <w:szCs w:val="26"/>
        </w:rPr>
      </w:pPr>
      <w:r w:rsidRPr="00413D89">
        <w:rPr>
          <w:rFonts w:cs="Times New Roman"/>
          <w:color w:val="000000" w:themeColor="text1"/>
          <w:sz w:val="26"/>
          <w:szCs w:val="26"/>
          <w:lang w:val="vi-VN"/>
        </w:rPr>
        <w:t xml:space="preserve">=&gt; </w:t>
      </w:r>
      <w:r w:rsidR="00546CD3" w:rsidRPr="00413D89">
        <w:rPr>
          <w:rFonts w:cs="Times New Roman"/>
          <w:color w:val="000000" w:themeColor="text1"/>
          <w:sz w:val="26"/>
          <w:szCs w:val="26"/>
        </w:rPr>
        <w:t>SQLite cung cấp độ linh hoạt cao trong viết truy vấn SQL thủ công, tuy nhiên khó bảo trì khi ứng dụng mở rộng.</w:t>
      </w:r>
    </w:p>
    <w:p w14:paraId="1ACC8415" w14:textId="77777777" w:rsidR="00A9160E" w:rsidRPr="007E18AA" w:rsidRDefault="00A9160E" w:rsidP="00A9160E">
      <w:pPr>
        <w:pStyle w:val="Heading2"/>
        <w:rPr>
          <w:rFonts w:ascii="Times New Roman" w:hAnsi="Times New Roman" w:cs="Times New Roman"/>
          <w:b/>
          <w:bCs/>
          <w:color w:val="000000" w:themeColor="text1"/>
        </w:rPr>
      </w:pPr>
      <w:bookmarkStart w:id="12" w:name="_Toc212377726"/>
      <w:r w:rsidRPr="007E18AA">
        <w:rPr>
          <w:rFonts w:ascii="Times New Roman" w:hAnsi="Times New Roman" w:cs="Times New Roman"/>
          <w:b/>
          <w:bCs/>
          <w:color w:val="000000" w:themeColor="text1"/>
        </w:rPr>
        <w:t>2.2. Giới thiệu về Drift</w:t>
      </w:r>
      <w:bookmarkEnd w:id="12"/>
    </w:p>
    <w:p w14:paraId="32F3E469" w14:textId="77777777" w:rsidR="00A9160E" w:rsidRPr="007E18AA" w:rsidRDefault="00A9160E" w:rsidP="00A9160E">
      <w:pPr>
        <w:pStyle w:val="Heading3"/>
        <w:rPr>
          <w:rFonts w:ascii="Times New Roman" w:hAnsi="Times New Roman" w:cs="Times New Roman"/>
          <w:b/>
          <w:bCs/>
          <w:color w:val="000000" w:themeColor="text1"/>
        </w:rPr>
      </w:pPr>
      <w:bookmarkStart w:id="13" w:name="_Toc212377727"/>
      <w:r w:rsidRPr="007E18AA">
        <w:rPr>
          <w:rFonts w:ascii="Times New Roman" w:hAnsi="Times New Roman" w:cs="Times New Roman"/>
          <w:b/>
          <w:bCs/>
          <w:color w:val="000000" w:themeColor="text1"/>
        </w:rPr>
        <w:t>2.2.1. Drift là gì</w:t>
      </w:r>
      <w:bookmarkEnd w:id="13"/>
    </w:p>
    <w:p w14:paraId="518E4E42" w14:textId="77777777" w:rsidR="00A9160E" w:rsidRPr="00A9160E" w:rsidRDefault="00A9160E" w:rsidP="008C6054">
      <w:pPr>
        <w:rPr>
          <w:rFonts w:cs="Times New Roman"/>
          <w:color w:val="000000" w:themeColor="text1"/>
          <w:sz w:val="26"/>
          <w:szCs w:val="26"/>
        </w:rPr>
      </w:pPr>
      <w:r w:rsidRPr="00A9160E">
        <w:rPr>
          <w:rFonts w:cs="Times New Roman"/>
          <w:color w:val="000000" w:themeColor="text1"/>
          <w:sz w:val="26"/>
          <w:szCs w:val="26"/>
        </w:rPr>
        <w:t>Drift (trước đây là Moor) là một thư viện ORM (Object Relational Mapping) được xây dựng trên SQLite, cho phép lập trình viên thao tác với cơ sở dữ liệu bằng cú pháp Dart, không cần viết SQL thủ công.</w:t>
      </w:r>
      <w:r w:rsidRPr="00A9160E">
        <w:rPr>
          <w:rFonts w:cs="Times New Roman"/>
          <w:color w:val="000000" w:themeColor="text1"/>
          <w:sz w:val="26"/>
          <w:szCs w:val="26"/>
        </w:rPr>
        <w:br/>
        <w:t>Drift hỗ trợ các tính năng:</w:t>
      </w:r>
    </w:p>
    <w:p w14:paraId="5B5D2A11" w14:textId="77777777" w:rsidR="00A9160E" w:rsidRPr="00A9160E" w:rsidRDefault="00A9160E" w:rsidP="00A9160E">
      <w:pPr>
        <w:numPr>
          <w:ilvl w:val="0"/>
          <w:numId w:val="14"/>
        </w:numPr>
        <w:rPr>
          <w:rFonts w:cs="Times New Roman"/>
          <w:color w:val="000000" w:themeColor="text1"/>
          <w:sz w:val="26"/>
          <w:szCs w:val="26"/>
        </w:rPr>
      </w:pPr>
      <w:r w:rsidRPr="00A9160E">
        <w:rPr>
          <w:rFonts w:cs="Times New Roman"/>
          <w:color w:val="000000" w:themeColor="text1"/>
          <w:sz w:val="26"/>
          <w:szCs w:val="26"/>
        </w:rPr>
        <w:t>Reactive: Giao diện tự động cập nhật khi dữ liệu thay đổi (watch() streams).</w:t>
      </w:r>
    </w:p>
    <w:p w14:paraId="2023C431" w14:textId="77777777" w:rsidR="00A9160E" w:rsidRPr="00A9160E" w:rsidRDefault="00A9160E" w:rsidP="00A9160E">
      <w:pPr>
        <w:numPr>
          <w:ilvl w:val="0"/>
          <w:numId w:val="14"/>
        </w:numPr>
        <w:rPr>
          <w:rFonts w:cs="Times New Roman"/>
          <w:color w:val="000000" w:themeColor="text1"/>
          <w:sz w:val="26"/>
          <w:szCs w:val="26"/>
        </w:rPr>
      </w:pPr>
      <w:r w:rsidRPr="00A9160E">
        <w:rPr>
          <w:rFonts w:cs="Times New Roman"/>
          <w:color w:val="000000" w:themeColor="text1"/>
          <w:sz w:val="26"/>
          <w:szCs w:val="26"/>
        </w:rPr>
        <w:t>Migration: Hỗ trợ cập nhật cấu trúc cơ sở dữ liệu tự động.</w:t>
      </w:r>
    </w:p>
    <w:p w14:paraId="172A4280" w14:textId="77777777" w:rsidR="00A9160E" w:rsidRPr="00A9160E" w:rsidRDefault="00A9160E" w:rsidP="00A9160E">
      <w:pPr>
        <w:numPr>
          <w:ilvl w:val="0"/>
          <w:numId w:val="14"/>
        </w:numPr>
        <w:rPr>
          <w:rFonts w:cs="Times New Roman"/>
          <w:color w:val="000000" w:themeColor="text1"/>
          <w:sz w:val="26"/>
          <w:szCs w:val="26"/>
        </w:rPr>
      </w:pPr>
      <w:r w:rsidRPr="00A9160E">
        <w:rPr>
          <w:rFonts w:cs="Times New Roman"/>
          <w:color w:val="000000" w:themeColor="text1"/>
          <w:sz w:val="26"/>
          <w:szCs w:val="26"/>
        </w:rPr>
        <w:t>Type-safe: Kiểm tra kiểu dữ liệu ngay trong quá trình biên dịch.</w:t>
      </w:r>
    </w:p>
    <w:p w14:paraId="4B45F2E7" w14:textId="77777777" w:rsidR="00A9160E" w:rsidRPr="00A9160E" w:rsidRDefault="00A9160E" w:rsidP="00A9160E">
      <w:pPr>
        <w:numPr>
          <w:ilvl w:val="0"/>
          <w:numId w:val="14"/>
        </w:numPr>
        <w:rPr>
          <w:rFonts w:cs="Times New Roman"/>
          <w:color w:val="000000" w:themeColor="text1"/>
          <w:sz w:val="26"/>
          <w:szCs w:val="26"/>
        </w:rPr>
      </w:pPr>
      <w:r w:rsidRPr="00A9160E">
        <w:rPr>
          <w:rFonts w:cs="Times New Roman"/>
          <w:color w:val="000000" w:themeColor="text1"/>
          <w:sz w:val="26"/>
          <w:szCs w:val="26"/>
        </w:rPr>
        <w:t>Cross-platform: Chạy được trên Android, iOS, Web và Desktop.</w:t>
      </w:r>
    </w:p>
    <w:p w14:paraId="240ACF7C" w14:textId="77777777" w:rsidR="00B86653" w:rsidRPr="00B86653" w:rsidRDefault="00B86653" w:rsidP="00B86653">
      <w:pPr>
        <w:rPr>
          <w:rFonts w:cs="Times New Roman"/>
          <w:color w:val="000000" w:themeColor="text1"/>
          <w:sz w:val="26"/>
          <w:szCs w:val="26"/>
          <w:lang w:val="en-ID"/>
        </w:rPr>
      </w:pPr>
      <w:r w:rsidRPr="00B86653">
        <w:rPr>
          <w:rFonts w:cs="Times New Roman"/>
          <w:color w:val="000000" w:themeColor="text1"/>
          <w:sz w:val="26"/>
          <w:szCs w:val="26"/>
          <w:lang w:val="vi-VN"/>
        </w:rPr>
        <w:t>Cho phép tương tác cơ sở dữ liệu một cách:</w:t>
      </w:r>
    </w:p>
    <w:p w14:paraId="129B3977" w14:textId="77777777" w:rsidR="00BF3CC0" w:rsidRPr="00BF3CC0" w:rsidRDefault="00BF3CC0" w:rsidP="00BF3CC0">
      <w:pPr>
        <w:numPr>
          <w:ilvl w:val="0"/>
          <w:numId w:val="14"/>
        </w:numPr>
        <w:rPr>
          <w:rFonts w:cs="Times New Roman"/>
          <w:color w:val="000000" w:themeColor="text1"/>
          <w:sz w:val="26"/>
          <w:szCs w:val="26"/>
          <w:lang w:val="en-ID"/>
        </w:rPr>
      </w:pPr>
      <w:r w:rsidRPr="00BF3CC0">
        <w:rPr>
          <w:rFonts w:cs="Times New Roman"/>
          <w:color w:val="000000" w:themeColor="text1"/>
          <w:sz w:val="26"/>
          <w:szCs w:val="26"/>
          <w:lang w:val="en-ID"/>
        </w:rPr>
        <w:t>Type-safe (an toàn kiểu dữ liệu)</w:t>
      </w:r>
    </w:p>
    <w:p w14:paraId="40D091CD" w14:textId="77777777" w:rsidR="00660AA6" w:rsidRPr="00660AA6" w:rsidRDefault="00660AA6" w:rsidP="00660AA6">
      <w:pPr>
        <w:numPr>
          <w:ilvl w:val="0"/>
          <w:numId w:val="14"/>
        </w:numPr>
        <w:rPr>
          <w:rFonts w:cs="Times New Roman"/>
          <w:color w:val="000000" w:themeColor="text1"/>
          <w:sz w:val="26"/>
          <w:szCs w:val="26"/>
          <w:lang w:val="en-ID"/>
        </w:rPr>
      </w:pPr>
      <w:r w:rsidRPr="00660AA6">
        <w:rPr>
          <w:rFonts w:cs="Times New Roman"/>
          <w:color w:val="000000" w:themeColor="text1"/>
          <w:sz w:val="26"/>
          <w:szCs w:val="26"/>
          <w:lang w:val="en-ID"/>
        </w:rPr>
        <w:t>Dễ bảo trì</w:t>
      </w:r>
    </w:p>
    <w:p w14:paraId="33723458" w14:textId="2493E0F7" w:rsidR="00B86653" w:rsidRPr="00413D89" w:rsidRDefault="00CC7B20" w:rsidP="00CC7B20">
      <w:pPr>
        <w:numPr>
          <w:ilvl w:val="0"/>
          <w:numId w:val="14"/>
        </w:numPr>
        <w:rPr>
          <w:rFonts w:cs="Times New Roman"/>
          <w:color w:val="000000" w:themeColor="text1"/>
          <w:sz w:val="26"/>
          <w:szCs w:val="26"/>
          <w:lang w:val="en-ID"/>
        </w:rPr>
      </w:pPr>
      <w:r w:rsidRPr="00CC7B20">
        <w:rPr>
          <w:rFonts w:cs="Times New Roman"/>
          <w:color w:val="000000" w:themeColor="text1"/>
          <w:sz w:val="26"/>
          <w:szCs w:val="26"/>
          <w:lang w:val="en-ID"/>
        </w:rPr>
        <w:t>Reactive (UI cập nhật tự động khi dữ liệu thay đổi)</w:t>
      </w:r>
    </w:p>
    <w:p w14:paraId="196DE850" w14:textId="12B31524" w:rsidR="00546CD3" w:rsidRPr="00B32CCB" w:rsidRDefault="001E7854" w:rsidP="001E7854">
      <w:pPr>
        <w:pStyle w:val="Heading3"/>
        <w:rPr>
          <w:rFonts w:ascii="Times New Roman" w:hAnsi="Times New Roman" w:cs="Times New Roman"/>
          <w:b/>
          <w:color w:val="000000" w:themeColor="text1"/>
        </w:rPr>
      </w:pPr>
      <w:bookmarkStart w:id="14" w:name="_Toc212377728"/>
      <w:r w:rsidRPr="00B32CCB">
        <w:rPr>
          <w:rFonts w:ascii="Times New Roman" w:hAnsi="Times New Roman" w:cs="Times New Roman"/>
          <w:b/>
          <w:color w:val="000000" w:themeColor="text1"/>
        </w:rPr>
        <w:t>2.2.2. Cấu trúc và thành phần chính của Drift</w:t>
      </w:r>
      <w:bookmarkEnd w:id="14"/>
    </w:p>
    <w:tbl>
      <w:tblPr>
        <w:tblStyle w:val="TableGrid"/>
        <w:tblW w:w="0" w:type="auto"/>
        <w:jc w:val="center"/>
        <w:tblLook w:val="04A0" w:firstRow="1" w:lastRow="0" w:firstColumn="1" w:lastColumn="0" w:noHBand="0" w:noVBand="1"/>
      </w:tblPr>
      <w:tblGrid>
        <w:gridCol w:w="3054"/>
        <w:gridCol w:w="6291"/>
      </w:tblGrid>
      <w:tr w:rsidR="00853F25" w:rsidRPr="00FA3E36" w14:paraId="54A74093" w14:textId="77777777" w:rsidTr="00481D87">
        <w:trPr>
          <w:jc w:val="center"/>
        </w:trPr>
        <w:tc>
          <w:tcPr>
            <w:tcW w:w="0" w:type="auto"/>
            <w:hideMark/>
          </w:tcPr>
          <w:p w14:paraId="65E80E35" w14:textId="77777777" w:rsidR="00853F25" w:rsidRPr="00853F25" w:rsidRDefault="00853F25" w:rsidP="00853F25">
            <w:pPr>
              <w:spacing w:after="160" w:line="259" w:lineRule="auto"/>
              <w:rPr>
                <w:rFonts w:cs="Times New Roman"/>
                <w:b/>
                <w:color w:val="000000" w:themeColor="text1"/>
                <w:sz w:val="26"/>
                <w:szCs w:val="26"/>
              </w:rPr>
            </w:pPr>
            <w:r w:rsidRPr="00853F25">
              <w:rPr>
                <w:rFonts w:cs="Times New Roman"/>
                <w:b/>
                <w:color w:val="000000" w:themeColor="text1"/>
                <w:sz w:val="26"/>
                <w:szCs w:val="26"/>
              </w:rPr>
              <w:t>Thành phần</w:t>
            </w:r>
          </w:p>
        </w:tc>
        <w:tc>
          <w:tcPr>
            <w:tcW w:w="0" w:type="auto"/>
            <w:hideMark/>
          </w:tcPr>
          <w:p w14:paraId="127604EA" w14:textId="77777777" w:rsidR="00853F25" w:rsidRPr="00853F25" w:rsidRDefault="00853F25" w:rsidP="00853F25">
            <w:pPr>
              <w:spacing w:after="160" w:line="259" w:lineRule="auto"/>
              <w:rPr>
                <w:rFonts w:cs="Times New Roman"/>
                <w:b/>
                <w:color w:val="000000" w:themeColor="text1"/>
                <w:sz w:val="26"/>
                <w:szCs w:val="26"/>
              </w:rPr>
            </w:pPr>
            <w:r w:rsidRPr="00853F25">
              <w:rPr>
                <w:rFonts w:cs="Times New Roman"/>
                <w:b/>
                <w:color w:val="000000" w:themeColor="text1"/>
                <w:sz w:val="26"/>
                <w:szCs w:val="26"/>
              </w:rPr>
              <w:t>Vai trò</w:t>
            </w:r>
          </w:p>
        </w:tc>
      </w:tr>
      <w:tr w:rsidR="00853F25" w:rsidRPr="00FA3E36" w14:paraId="63F80BEB" w14:textId="77777777" w:rsidTr="00481D87">
        <w:trPr>
          <w:jc w:val="center"/>
        </w:trPr>
        <w:tc>
          <w:tcPr>
            <w:tcW w:w="0" w:type="auto"/>
            <w:hideMark/>
          </w:tcPr>
          <w:p w14:paraId="2F6530C1" w14:textId="77777777" w:rsidR="00853F25" w:rsidRPr="00853F25" w:rsidRDefault="00853F25" w:rsidP="00853F25">
            <w:pPr>
              <w:spacing w:after="160" w:line="259" w:lineRule="auto"/>
              <w:rPr>
                <w:rFonts w:cs="Times New Roman"/>
                <w:color w:val="000000" w:themeColor="text1"/>
                <w:sz w:val="26"/>
                <w:szCs w:val="26"/>
              </w:rPr>
            </w:pPr>
            <w:r w:rsidRPr="00853F25">
              <w:rPr>
                <w:rFonts w:cs="Times New Roman"/>
                <w:b/>
                <w:color w:val="000000" w:themeColor="text1"/>
                <w:sz w:val="26"/>
                <w:szCs w:val="26"/>
              </w:rPr>
              <w:t>Table</w:t>
            </w:r>
          </w:p>
        </w:tc>
        <w:tc>
          <w:tcPr>
            <w:tcW w:w="0" w:type="auto"/>
            <w:hideMark/>
          </w:tcPr>
          <w:p w14:paraId="580C1E6C" w14:textId="77777777" w:rsidR="00853F25" w:rsidRPr="00853F25" w:rsidRDefault="00853F25" w:rsidP="00853F25">
            <w:pPr>
              <w:spacing w:after="160" w:line="259" w:lineRule="auto"/>
              <w:rPr>
                <w:rFonts w:cs="Times New Roman"/>
                <w:color w:val="000000" w:themeColor="text1"/>
                <w:sz w:val="26"/>
                <w:szCs w:val="26"/>
              </w:rPr>
            </w:pPr>
            <w:r w:rsidRPr="00853F25">
              <w:rPr>
                <w:rFonts w:cs="Times New Roman"/>
                <w:color w:val="000000" w:themeColor="text1"/>
                <w:sz w:val="26"/>
                <w:szCs w:val="26"/>
              </w:rPr>
              <w:t>Định nghĩa cấu trúc bảng, cột, kiểu dữ liệu, khóa chính/ngoại.</w:t>
            </w:r>
          </w:p>
        </w:tc>
      </w:tr>
      <w:tr w:rsidR="00853F25" w:rsidRPr="00FA3E36" w14:paraId="63395D09" w14:textId="77777777" w:rsidTr="00481D87">
        <w:trPr>
          <w:jc w:val="center"/>
        </w:trPr>
        <w:tc>
          <w:tcPr>
            <w:tcW w:w="0" w:type="auto"/>
            <w:hideMark/>
          </w:tcPr>
          <w:p w14:paraId="3DEE2BC9" w14:textId="77777777" w:rsidR="00853F25" w:rsidRPr="00853F25" w:rsidRDefault="00853F25" w:rsidP="00853F25">
            <w:pPr>
              <w:spacing w:after="160" w:line="259" w:lineRule="auto"/>
              <w:rPr>
                <w:rFonts w:cs="Times New Roman"/>
                <w:color w:val="000000" w:themeColor="text1"/>
                <w:sz w:val="26"/>
                <w:szCs w:val="26"/>
              </w:rPr>
            </w:pPr>
            <w:r w:rsidRPr="00853F25">
              <w:rPr>
                <w:rFonts w:cs="Times New Roman"/>
                <w:b/>
                <w:color w:val="000000" w:themeColor="text1"/>
                <w:sz w:val="26"/>
                <w:szCs w:val="26"/>
              </w:rPr>
              <w:t>Data Class</w:t>
            </w:r>
          </w:p>
        </w:tc>
        <w:tc>
          <w:tcPr>
            <w:tcW w:w="0" w:type="auto"/>
            <w:hideMark/>
          </w:tcPr>
          <w:p w14:paraId="751289B2" w14:textId="77777777" w:rsidR="00853F25" w:rsidRPr="00853F25" w:rsidRDefault="00853F25" w:rsidP="00853F25">
            <w:pPr>
              <w:spacing w:after="160" w:line="259" w:lineRule="auto"/>
              <w:rPr>
                <w:rFonts w:cs="Times New Roman"/>
                <w:color w:val="000000" w:themeColor="text1"/>
                <w:sz w:val="26"/>
                <w:szCs w:val="26"/>
              </w:rPr>
            </w:pPr>
            <w:r w:rsidRPr="00853F25">
              <w:rPr>
                <w:rFonts w:cs="Times New Roman"/>
                <w:color w:val="000000" w:themeColor="text1"/>
                <w:sz w:val="26"/>
                <w:szCs w:val="26"/>
              </w:rPr>
              <w:t>Đại diện cho một bản ghi dữ liệu.</w:t>
            </w:r>
          </w:p>
        </w:tc>
      </w:tr>
      <w:tr w:rsidR="00853F25" w:rsidRPr="00FA3E36" w14:paraId="42A33675" w14:textId="77777777" w:rsidTr="00481D87">
        <w:trPr>
          <w:jc w:val="center"/>
        </w:trPr>
        <w:tc>
          <w:tcPr>
            <w:tcW w:w="0" w:type="auto"/>
            <w:hideMark/>
          </w:tcPr>
          <w:p w14:paraId="2AB30759" w14:textId="77777777" w:rsidR="00853F25" w:rsidRPr="00853F25" w:rsidRDefault="00853F25" w:rsidP="00853F25">
            <w:pPr>
              <w:spacing w:after="160" w:line="259" w:lineRule="auto"/>
              <w:rPr>
                <w:rFonts w:cs="Times New Roman"/>
                <w:color w:val="000000" w:themeColor="text1"/>
                <w:sz w:val="26"/>
                <w:szCs w:val="26"/>
              </w:rPr>
            </w:pPr>
            <w:r w:rsidRPr="00853F25">
              <w:rPr>
                <w:rFonts w:cs="Times New Roman"/>
                <w:b/>
                <w:color w:val="000000" w:themeColor="text1"/>
                <w:sz w:val="26"/>
                <w:szCs w:val="26"/>
              </w:rPr>
              <w:t>Companion Class</w:t>
            </w:r>
          </w:p>
        </w:tc>
        <w:tc>
          <w:tcPr>
            <w:tcW w:w="0" w:type="auto"/>
            <w:hideMark/>
          </w:tcPr>
          <w:p w14:paraId="312DBC72" w14:textId="77777777" w:rsidR="00853F25" w:rsidRPr="00853F25" w:rsidRDefault="00853F25" w:rsidP="00853F25">
            <w:pPr>
              <w:spacing w:after="160" w:line="259" w:lineRule="auto"/>
              <w:rPr>
                <w:rFonts w:cs="Times New Roman"/>
                <w:color w:val="000000" w:themeColor="text1"/>
                <w:sz w:val="26"/>
                <w:szCs w:val="26"/>
              </w:rPr>
            </w:pPr>
            <w:r w:rsidRPr="00853F25">
              <w:rPr>
                <w:rFonts w:cs="Times New Roman"/>
                <w:color w:val="000000" w:themeColor="text1"/>
                <w:sz w:val="26"/>
                <w:szCs w:val="26"/>
              </w:rPr>
              <w:t>Dùng để thêm hoặc cập nhật bản ghi.</w:t>
            </w:r>
          </w:p>
        </w:tc>
      </w:tr>
      <w:tr w:rsidR="00853F25" w:rsidRPr="00FA3E36" w14:paraId="39271EE5" w14:textId="77777777" w:rsidTr="00481D87">
        <w:trPr>
          <w:jc w:val="center"/>
        </w:trPr>
        <w:tc>
          <w:tcPr>
            <w:tcW w:w="0" w:type="auto"/>
            <w:hideMark/>
          </w:tcPr>
          <w:p w14:paraId="0A6D0691" w14:textId="77777777" w:rsidR="00853F25" w:rsidRPr="00853F25" w:rsidRDefault="00853F25" w:rsidP="00853F25">
            <w:pPr>
              <w:spacing w:after="160" w:line="259" w:lineRule="auto"/>
              <w:rPr>
                <w:rFonts w:cs="Times New Roman"/>
                <w:color w:val="000000" w:themeColor="text1"/>
                <w:sz w:val="26"/>
                <w:szCs w:val="26"/>
              </w:rPr>
            </w:pPr>
            <w:r w:rsidRPr="00853F25">
              <w:rPr>
                <w:rFonts w:cs="Times New Roman"/>
                <w:b/>
                <w:color w:val="000000" w:themeColor="text1"/>
                <w:sz w:val="26"/>
                <w:szCs w:val="26"/>
              </w:rPr>
              <w:t>DAO (Data Access Object)</w:t>
            </w:r>
          </w:p>
        </w:tc>
        <w:tc>
          <w:tcPr>
            <w:tcW w:w="0" w:type="auto"/>
            <w:hideMark/>
          </w:tcPr>
          <w:p w14:paraId="13A196E9" w14:textId="77777777" w:rsidR="00853F25" w:rsidRPr="00853F25" w:rsidRDefault="00853F25" w:rsidP="00853F25">
            <w:pPr>
              <w:spacing w:after="160" w:line="259" w:lineRule="auto"/>
              <w:rPr>
                <w:rFonts w:cs="Times New Roman"/>
                <w:color w:val="000000" w:themeColor="text1"/>
                <w:sz w:val="26"/>
                <w:szCs w:val="26"/>
              </w:rPr>
            </w:pPr>
            <w:r w:rsidRPr="00853F25">
              <w:rPr>
                <w:rFonts w:cs="Times New Roman"/>
                <w:color w:val="000000" w:themeColor="text1"/>
                <w:sz w:val="26"/>
                <w:szCs w:val="26"/>
              </w:rPr>
              <w:t>Chứa các hàm CRUD, truy vấn tùy chỉnh.</w:t>
            </w:r>
          </w:p>
        </w:tc>
      </w:tr>
      <w:tr w:rsidR="00853F25" w:rsidRPr="00FA3E36" w14:paraId="1D7D97B6" w14:textId="77777777" w:rsidTr="00481D87">
        <w:trPr>
          <w:jc w:val="center"/>
        </w:trPr>
        <w:tc>
          <w:tcPr>
            <w:tcW w:w="0" w:type="auto"/>
            <w:hideMark/>
          </w:tcPr>
          <w:p w14:paraId="2CD8FE26" w14:textId="77777777" w:rsidR="00853F25" w:rsidRPr="00853F25" w:rsidRDefault="00853F25" w:rsidP="00853F25">
            <w:pPr>
              <w:spacing w:after="160" w:line="259" w:lineRule="auto"/>
              <w:rPr>
                <w:rFonts w:cs="Times New Roman"/>
                <w:color w:val="000000" w:themeColor="text1"/>
                <w:sz w:val="26"/>
                <w:szCs w:val="26"/>
              </w:rPr>
            </w:pPr>
            <w:r w:rsidRPr="00853F25">
              <w:rPr>
                <w:rFonts w:cs="Times New Roman"/>
                <w:b/>
                <w:color w:val="000000" w:themeColor="text1"/>
                <w:sz w:val="26"/>
                <w:szCs w:val="26"/>
              </w:rPr>
              <w:t>Database Class</w:t>
            </w:r>
          </w:p>
        </w:tc>
        <w:tc>
          <w:tcPr>
            <w:tcW w:w="0" w:type="auto"/>
            <w:hideMark/>
          </w:tcPr>
          <w:p w14:paraId="1B9AD22C" w14:textId="77777777" w:rsidR="00853F25" w:rsidRPr="00853F25" w:rsidRDefault="00853F25" w:rsidP="00853F25">
            <w:pPr>
              <w:spacing w:after="160" w:line="259" w:lineRule="auto"/>
              <w:rPr>
                <w:rFonts w:cs="Times New Roman"/>
                <w:color w:val="000000" w:themeColor="text1"/>
                <w:sz w:val="26"/>
                <w:szCs w:val="26"/>
              </w:rPr>
            </w:pPr>
            <w:r w:rsidRPr="00853F25">
              <w:rPr>
                <w:rFonts w:cs="Times New Roman"/>
                <w:color w:val="000000" w:themeColor="text1"/>
                <w:sz w:val="26"/>
                <w:szCs w:val="26"/>
              </w:rPr>
              <w:t>Tập hợp tất cả bảng, DAO, và cấu hình migration.</w:t>
            </w:r>
          </w:p>
        </w:tc>
      </w:tr>
    </w:tbl>
    <w:p w14:paraId="3DD2A1B1" w14:textId="0A0BD3DB" w:rsidR="00CC7B20" w:rsidRPr="008C6054" w:rsidRDefault="0017561F" w:rsidP="008C6054">
      <w:pPr>
        <w:pStyle w:val="ListParagraph"/>
        <w:numPr>
          <w:ilvl w:val="0"/>
          <w:numId w:val="32"/>
        </w:numPr>
        <w:rPr>
          <w:rFonts w:cs="Times New Roman"/>
          <w:color w:val="000000" w:themeColor="text1"/>
          <w:sz w:val="26"/>
          <w:szCs w:val="26"/>
          <w:lang w:val="vi-VN"/>
        </w:rPr>
      </w:pPr>
      <w:r w:rsidRPr="008C6054">
        <w:rPr>
          <w:rFonts w:cs="Times New Roman"/>
          <w:color w:val="000000" w:themeColor="text1"/>
          <w:sz w:val="26"/>
          <w:szCs w:val="26"/>
        </w:rPr>
        <w:t>Drift tự động sinh mã trong file *.g.dart, giúp code rõ ràng, an toàn và dễ bảo trì.</w:t>
      </w:r>
    </w:p>
    <w:p w14:paraId="3A9349BE" w14:textId="2FC2222C" w:rsidR="0064746D" w:rsidRPr="00FA3E36" w:rsidRDefault="001D2F6B" w:rsidP="001E7854">
      <w:pPr>
        <w:rPr>
          <w:rFonts w:cs="Times New Roman"/>
          <w:color w:val="000000" w:themeColor="text1"/>
          <w:sz w:val="26"/>
          <w:szCs w:val="26"/>
          <w:lang w:val="vi-VN"/>
        </w:rPr>
      </w:pPr>
      <w:r w:rsidRPr="00FA3E36">
        <w:rPr>
          <w:rFonts w:cs="Times New Roman"/>
          <w:color w:val="000000" w:themeColor="text1"/>
          <w:sz w:val="26"/>
          <w:szCs w:val="26"/>
          <w:lang w:val="vi-VN"/>
        </w:rPr>
        <w:lastRenderedPageBreak/>
        <w:t xml:space="preserve">Các CRUID cơ bản </w:t>
      </w:r>
      <w:r w:rsidR="008C1B03" w:rsidRPr="00FA3E36">
        <w:rPr>
          <w:rFonts w:cs="Times New Roman"/>
          <w:color w:val="000000" w:themeColor="text1"/>
          <w:sz w:val="26"/>
          <w:szCs w:val="26"/>
          <w:lang w:val="vi-VN"/>
        </w:rPr>
        <w:t>của Drift:</w:t>
      </w:r>
    </w:p>
    <w:tbl>
      <w:tblPr>
        <w:tblW w:w="8912" w:type="dxa"/>
        <w:jc w:val="center"/>
        <w:tblCellMar>
          <w:left w:w="0" w:type="dxa"/>
          <w:right w:w="0" w:type="dxa"/>
        </w:tblCellMar>
        <w:tblLook w:val="0600" w:firstRow="0" w:lastRow="0" w:firstColumn="0" w:lastColumn="0" w:noHBand="1" w:noVBand="1"/>
      </w:tblPr>
      <w:tblGrid>
        <w:gridCol w:w="1588"/>
        <w:gridCol w:w="3222"/>
        <w:gridCol w:w="4102"/>
      </w:tblGrid>
      <w:tr w:rsidR="008C1B03" w:rsidRPr="008C1B03" w14:paraId="6B4E9BC9" w14:textId="77777777" w:rsidTr="00481D87">
        <w:trPr>
          <w:trHeight w:val="380"/>
          <w:jc w:val="center"/>
        </w:trPr>
        <w:tc>
          <w:tcPr>
            <w:tcW w:w="15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45EAFDD8" w14:textId="77777777" w:rsidR="008C1B03" w:rsidRPr="008C1B03" w:rsidRDefault="008C1B03" w:rsidP="008C1B03">
            <w:pPr>
              <w:rPr>
                <w:rFonts w:cs="Times New Roman"/>
                <w:color w:val="000000" w:themeColor="text1"/>
                <w:sz w:val="26"/>
                <w:szCs w:val="26"/>
                <w:lang w:val="en-ID"/>
              </w:rPr>
            </w:pPr>
            <w:r w:rsidRPr="008C1B03">
              <w:rPr>
                <w:rFonts w:cs="Times New Roman"/>
                <w:b/>
                <w:color w:val="000000" w:themeColor="text1"/>
                <w:sz w:val="26"/>
                <w:szCs w:val="26"/>
                <w:lang w:val="en-ID"/>
              </w:rPr>
              <w:t>Thao tác</w:t>
            </w:r>
          </w:p>
        </w:tc>
        <w:tc>
          <w:tcPr>
            <w:tcW w:w="32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631933E3" w14:textId="77777777" w:rsidR="008C1B03" w:rsidRPr="008C1B03" w:rsidRDefault="008C1B03" w:rsidP="008C1B03">
            <w:pPr>
              <w:rPr>
                <w:rFonts w:cs="Times New Roman"/>
                <w:color w:val="000000" w:themeColor="text1"/>
                <w:sz w:val="26"/>
                <w:szCs w:val="26"/>
                <w:lang w:val="en-ID"/>
              </w:rPr>
            </w:pPr>
            <w:r w:rsidRPr="008C1B03">
              <w:rPr>
                <w:rFonts w:cs="Times New Roman"/>
                <w:b/>
                <w:color w:val="000000" w:themeColor="text1"/>
                <w:sz w:val="26"/>
                <w:szCs w:val="26"/>
                <w:lang w:val="en-ID"/>
              </w:rPr>
              <w:t>Hàm chính</w:t>
            </w:r>
          </w:p>
        </w:tc>
        <w:tc>
          <w:tcPr>
            <w:tcW w:w="410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58E8854C" w14:textId="77777777" w:rsidR="008C1B03" w:rsidRPr="008C1B03" w:rsidRDefault="008C1B03" w:rsidP="008C1B03">
            <w:pPr>
              <w:rPr>
                <w:rFonts w:cs="Times New Roman"/>
                <w:color w:val="000000" w:themeColor="text1"/>
                <w:sz w:val="26"/>
                <w:szCs w:val="26"/>
                <w:lang w:val="en-ID"/>
              </w:rPr>
            </w:pPr>
            <w:r w:rsidRPr="008C1B03">
              <w:rPr>
                <w:rFonts w:cs="Times New Roman"/>
                <w:b/>
                <w:color w:val="000000" w:themeColor="text1"/>
                <w:sz w:val="26"/>
                <w:szCs w:val="26"/>
                <w:lang w:val="en-ID"/>
              </w:rPr>
              <w:t>Mục đích</w:t>
            </w:r>
          </w:p>
        </w:tc>
      </w:tr>
      <w:tr w:rsidR="008C1B03" w:rsidRPr="008C1B03" w14:paraId="427C9F44" w14:textId="77777777" w:rsidTr="00481D87">
        <w:trPr>
          <w:trHeight w:val="34"/>
          <w:jc w:val="center"/>
        </w:trPr>
        <w:tc>
          <w:tcPr>
            <w:tcW w:w="15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41BB4C6E" w14:textId="77777777" w:rsidR="008C1B03" w:rsidRPr="008C1B03" w:rsidRDefault="008C1B03" w:rsidP="008C1B03">
            <w:pPr>
              <w:rPr>
                <w:rFonts w:cs="Times New Roman"/>
                <w:color w:val="000000" w:themeColor="text1"/>
                <w:sz w:val="26"/>
                <w:szCs w:val="26"/>
                <w:lang w:val="en-ID"/>
              </w:rPr>
            </w:pPr>
            <w:r w:rsidRPr="008C1B03">
              <w:rPr>
                <w:rFonts w:cs="Times New Roman"/>
                <w:color w:val="000000" w:themeColor="text1"/>
                <w:sz w:val="26"/>
                <w:szCs w:val="26"/>
                <w:lang w:val="en-ID"/>
              </w:rPr>
              <w:t>Create</w:t>
            </w:r>
          </w:p>
        </w:tc>
        <w:tc>
          <w:tcPr>
            <w:tcW w:w="32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496FECB4" w14:textId="77777777" w:rsidR="008C1B03" w:rsidRPr="008C1B03" w:rsidRDefault="008C1B03" w:rsidP="008C1B03">
            <w:pPr>
              <w:rPr>
                <w:rFonts w:cs="Times New Roman"/>
                <w:color w:val="000000" w:themeColor="text1"/>
                <w:sz w:val="26"/>
                <w:szCs w:val="26"/>
                <w:lang w:val="en-ID"/>
              </w:rPr>
            </w:pPr>
            <w:r w:rsidRPr="008C1B03">
              <w:rPr>
                <w:rFonts w:cs="Times New Roman"/>
                <w:color w:val="000000" w:themeColor="text1"/>
                <w:sz w:val="26"/>
                <w:szCs w:val="26"/>
                <w:lang w:val="en-ID"/>
              </w:rPr>
              <w:t>insert()</w:t>
            </w:r>
          </w:p>
        </w:tc>
        <w:tc>
          <w:tcPr>
            <w:tcW w:w="410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65D89FF0" w14:textId="77777777" w:rsidR="008C1B03" w:rsidRPr="008C1B03" w:rsidRDefault="008C1B03" w:rsidP="008C1B03">
            <w:pPr>
              <w:rPr>
                <w:rFonts w:cs="Times New Roman"/>
                <w:color w:val="000000" w:themeColor="text1"/>
                <w:sz w:val="26"/>
                <w:szCs w:val="26"/>
                <w:lang w:val="en-ID"/>
              </w:rPr>
            </w:pPr>
            <w:r w:rsidRPr="008C1B03">
              <w:rPr>
                <w:rFonts w:cs="Times New Roman"/>
                <w:color w:val="000000" w:themeColor="text1"/>
                <w:sz w:val="26"/>
                <w:szCs w:val="26"/>
                <w:lang w:val="en-ID"/>
              </w:rPr>
              <w:t>Thêm dữ liệu mới</w:t>
            </w:r>
          </w:p>
        </w:tc>
      </w:tr>
      <w:tr w:rsidR="008C1B03" w:rsidRPr="008C1B03" w14:paraId="16362AC4" w14:textId="77777777" w:rsidTr="00481D87">
        <w:trPr>
          <w:trHeight w:val="214"/>
          <w:jc w:val="center"/>
        </w:trPr>
        <w:tc>
          <w:tcPr>
            <w:tcW w:w="15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41F6CED1" w14:textId="77777777" w:rsidR="008C1B03" w:rsidRPr="008C1B03" w:rsidRDefault="008C1B03" w:rsidP="008C1B03">
            <w:pPr>
              <w:rPr>
                <w:rFonts w:cs="Times New Roman"/>
                <w:color w:val="000000" w:themeColor="text1"/>
                <w:sz w:val="26"/>
                <w:szCs w:val="26"/>
                <w:lang w:val="en-ID"/>
              </w:rPr>
            </w:pPr>
            <w:r w:rsidRPr="008C1B03">
              <w:rPr>
                <w:rFonts w:cs="Times New Roman"/>
                <w:color w:val="000000" w:themeColor="text1"/>
                <w:sz w:val="26"/>
                <w:szCs w:val="26"/>
                <w:lang w:val="en-ID"/>
              </w:rPr>
              <w:t>Read</w:t>
            </w:r>
          </w:p>
        </w:tc>
        <w:tc>
          <w:tcPr>
            <w:tcW w:w="32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3468FCF8" w14:textId="77777777" w:rsidR="008C1B03" w:rsidRPr="008C1B03" w:rsidRDefault="008C1B03" w:rsidP="008C1B03">
            <w:pPr>
              <w:rPr>
                <w:rFonts w:cs="Times New Roman"/>
                <w:color w:val="000000" w:themeColor="text1"/>
                <w:sz w:val="26"/>
                <w:szCs w:val="26"/>
                <w:lang w:val="en-ID"/>
              </w:rPr>
            </w:pPr>
            <w:r w:rsidRPr="008C1B03">
              <w:rPr>
                <w:rFonts w:cs="Times New Roman"/>
                <w:color w:val="000000" w:themeColor="text1"/>
                <w:sz w:val="26"/>
                <w:szCs w:val="26"/>
                <w:lang w:val="en-ID"/>
              </w:rPr>
              <w:t>select().get() / watch()</w:t>
            </w:r>
          </w:p>
        </w:tc>
        <w:tc>
          <w:tcPr>
            <w:tcW w:w="410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3ABD9627" w14:textId="77777777" w:rsidR="008C1B03" w:rsidRPr="008C1B03" w:rsidRDefault="008C1B03" w:rsidP="008C1B03">
            <w:pPr>
              <w:rPr>
                <w:rFonts w:cs="Times New Roman"/>
                <w:color w:val="000000" w:themeColor="text1"/>
                <w:sz w:val="26"/>
                <w:szCs w:val="26"/>
                <w:lang w:val="en-ID"/>
              </w:rPr>
            </w:pPr>
            <w:r w:rsidRPr="008C1B03">
              <w:rPr>
                <w:rFonts w:cs="Times New Roman"/>
                <w:color w:val="000000" w:themeColor="text1"/>
                <w:sz w:val="26"/>
                <w:szCs w:val="26"/>
                <w:lang w:val="en-ID"/>
              </w:rPr>
              <w:t>Đọc dữ liệu hoặc stream realtime</w:t>
            </w:r>
          </w:p>
        </w:tc>
      </w:tr>
      <w:tr w:rsidR="008C1B03" w:rsidRPr="008C1B03" w14:paraId="71276AA6" w14:textId="77777777" w:rsidTr="00481D87">
        <w:trPr>
          <w:trHeight w:val="380"/>
          <w:jc w:val="center"/>
        </w:trPr>
        <w:tc>
          <w:tcPr>
            <w:tcW w:w="15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37135774" w14:textId="77777777" w:rsidR="008C1B03" w:rsidRPr="008C1B03" w:rsidRDefault="008C1B03" w:rsidP="008C1B03">
            <w:pPr>
              <w:rPr>
                <w:rFonts w:cs="Times New Roman"/>
                <w:color w:val="000000" w:themeColor="text1"/>
                <w:sz w:val="26"/>
                <w:szCs w:val="26"/>
                <w:lang w:val="en-ID"/>
              </w:rPr>
            </w:pPr>
            <w:r w:rsidRPr="008C1B03">
              <w:rPr>
                <w:rFonts w:cs="Times New Roman"/>
                <w:color w:val="000000" w:themeColor="text1"/>
                <w:sz w:val="26"/>
                <w:szCs w:val="26"/>
                <w:lang w:val="en-ID"/>
              </w:rPr>
              <w:t>Update</w:t>
            </w:r>
          </w:p>
        </w:tc>
        <w:tc>
          <w:tcPr>
            <w:tcW w:w="32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7C0EC418" w14:textId="77777777" w:rsidR="008C1B03" w:rsidRPr="008C1B03" w:rsidRDefault="008C1B03" w:rsidP="008C1B03">
            <w:pPr>
              <w:rPr>
                <w:rFonts w:cs="Times New Roman"/>
                <w:color w:val="000000" w:themeColor="text1"/>
                <w:sz w:val="26"/>
                <w:szCs w:val="26"/>
                <w:lang w:val="en-ID"/>
              </w:rPr>
            </w:pPr>
            <w:r w:rsidRPr="008C1B03">
              <w:rPr>
                <w:rFonts w:cs="Times New Roman"/>
                <w:color w:val="000000" w:themeColor="text1"/>
                <w:sz w:val="26"/>
                <w:szCs w:val="26"/>
                <w:lang w:val="en-ID"/>
              </w:rPr>
              <w:t>update().write()</w:t>
            </w:r>
          </w:p>
        </w:tc>
        <w:tc>
          <w:tcPr>
            <w:tcW w:w="410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5D85CD72" w14:textId="77777777" w:rsidR="008C1B03" w:rsidRPr="008C1B03" w:rsidRDefault="008C1B03" w:rsidP="008C1B03">
            <w:pPr>
              <w:rPr>
                <w:rFonts w:cs="Times New Roman"/>
                <w:color w:val="000000" w:themeColor="text1"/>
                <w:sz w:val="26"/>
                <w:szCs w:val="26"/>
                <w:lang w:val="en-ID"/>
              </w:rPr>
            </w:pPr>
            <w:r w:rsidRPr="008C1B03">
              <w:rPr>
                <w:rFonts w:cs="Times New Roman"/>
                <w:color w:val="000000" w:themeColor="text1"/>
                <w:sz w:val="26"/>
                <w:szCs w:val="26"/>
                <w:lang w:val="en-ID"/>
              </w:rPr>
              <w:t>Sửa dữ liệu có điều kiện</w:t>
            </w:r>
          </w:p>
        </w:tc>
      </w:tr>
      <w:tr w:rsidR="008C1B03" w:rsidRPr="008C1B03" w14:paraId="4DBA525A" w14:textId="77777777" w:rsidTr="00481D87">
        <w:trPr>
          <w:trHeight w:val="380"/>
          <w:jc w:val="center"/>
        </w:trPr>
        <w:tc>
          <w:tcPr>
            <w:tcW w:w="15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10335326" w14:textId="77777777" w:rsidR="008C1B03" w:rsidRPr="008C1B03" w:rsidRDefault="008C1B03" w:rsidP="008C1B03">
            <w:pPr>
              <w:rPr>
                <w:rFonts w:cs="Times New Roman"/>
                <w:color w:val="000000" w:themeColor="text1"/>
                <w:sz w:val="26"/>
                <w:szCs w:val="26"/>
                <w:lang w:val="en-ID"/>
              </w:rPr>
            </w:pPr>
            <w:r w:rsidRPr="008C1B03">
              <w:rPr>
                <w:rFonts w:cs="Times New Roman"/>
                <w:color w:val="000000" w:themeColor="text1"/>
                <w:sz w:val="26"/>
                <w:szCs w:val="26"/>
                <w:lang w:val="en-ID"/>
              </w:rPr>
              <w:t>Delete</w:t>
            </w:r>
          </w:p>
        </w:tc>
        <w:tc>
          <w:tcPr>
            <w:tcW w:w="322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1C09A190" w14:textId="77777777" w:rsidR="008C1B03" w:rsidRPr="008C1B03" w:rsidRDefault="008C1B03" w:rsidP="008C1B03">
            <w:pPr>
              <w:rPr>
                <w:rFonts w:cs="Times New Roman"/>
                <w:color w:val="000000" w:themeColor="text1"/>
                <w:sz w:val="26"/>
                <w:szCs w:val="26"/>
                <w:lang w:val="en-ID"/>
              </w:rPr>
            </w:pPr>
            <w:r w:rsidRPr="008C1B03">
              <w:rPr>
                <w:rFonts w:cs="Times New Roman"/>
                <w:color w:val="000000" w:themeColor="text1"/>
                <w:sz w:val="26"/>
                <w:szCs w:val="26"/>
                <w:lang w:val="en-ID"/>
              </w:rPr>
              <w:t>delete().go()</w:t>
            </w:r>
          </w:p>
        </w:tc>
        <w:tc>
          <w:tcPr>
            <w:tcW w:w="410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3887D31A" w14:textId="77777777" w:rsidR="008C1B03" w:rsidRPr="008C1B03" w:rsidRDefault="008C1B03" w:rsidP="008C1B03">
            <w:pPr>
              <w:rPr>
                <w:rFonts w:cs="Times New Roman"/>
                <w:color w:val="000000" w:themeColor="text1"/>
                <w:sz w:val="26"/>
                <w:szCs w:val="26"/>
                <w:lang w:val="en-ID"/>
              </w:rPr>
            </w:pPr>
            <w:r w:rsidRPr="008C1B03">
              <w:rPr>
                <w:rFonts w:cs="Times New Roman"/>
                <w:color w:val="000000" w:themeColor="text1"/>
                <w:sz w:val="26"/>
                <w:szCs w:val="26"/>
                <w:lang w:val="en-ID"/>
              </w:rPr>
              <w:t>Xóa dữ liệu</w:t>
            </w:r>
          </w:p>
        </w:tc>
      </w:tr>
    </w:tbl>
    <w:p w14:paraId="5EBEC977" w14:textId="77777777" w:rsidR="0088573B" w:rsidRPr="00FF05F8" w:rsidRDefault="0088573B" w:rsidP="0088573B">
      <w:pPr>
        <w:pStyle w:val="Heading3"/>
        <w:rPr>
          <w:rFonts w:ascii="Times New Roman" w:hAnsi="Times New Roman" w:cs="Times New Roman"/>
          <w:b/>
          <w:color w:val="000000" w:themeColor="text1"/>
        </w:rPr>
      </w:pPr>
      <w:bookmarkStart w:id="15" w:name="_Toc212377729"/>
      <w:r w:rsidRPr="00FF05F8">
        <w:rPr>
          <w:rFonts w:ascii="Times New Roman" w:hAnsi="Times New Roman" w:cs="Times New Roman"/>
          <w:b/>
          <w:color w:val="000000" w:themeColor="text1"/>
        </w:rPr>
        <w:t>2.2.3. Ưu điểm và hạn chế so với SQLite</w:t>
      </w:r>
      <w:bookmarkEnd w:id="15"/>
    </w:p>
    <w:p w14:paraId="5843BBDC" w14:textId="77777777" w:rsidR="0088573B" w:rsidRPr="0088573B" w:rsidRDefault="0088573B" w:rsidP="0088573B">
      <w:pPr>
        <w:rPr>
          <w:rFonts w:cs="Times New Roman"/>
          <w:color w:val="000000" w:themeColor="text1"/>
          <w:sz w:val="26"/>
          <w:szCs w:val="26"/>
        </w:rPr>
      </w:pPr>
      <w:r w:rsidRPr="0088573B">
        <w:rPr>
          <w:rFonts w:cs="Times New Roman"/>
          <w:b/>
          <w:color w:val="000000" w:themeColor="text1"/>
          <w:sz w:val="26"/>
          <w:szCs w:val="26"/>
        </w:rPr>
        <w:t>Ưu điểm:</w:t>
      </w:r>
    </w:p>
    <w:p w14:paraId="398ADAC3" w14:textId="77777777" w:rsidR="0088573B" w:rsidRPr="0088573B" w:rsidRDefault="0088573B" w:rsidP="0088573B">
      <w:pPr>
        <w:numPr>
          <w:ilvl w:val="0"/>
          <w:numId w:val="16"/>
        </w:numPr>
        <w:rPr>
          <w:rFonts w:cs="Times New Roman"/>
          <w:color w:val="000000" w:themeColor="text1"/>
          <w:sz w:val="26"/>
          <w:szCs w:val="26"/>
        </w:rPr>
      </w:pPr>
      <w:r w:rsidRPr="0088573B">
        <w:rPr>
          <w:rFonts w:cs="Times New Roman"/>
          <w:color w:val="000000" w:themeColor="text1"/>
          <w:sz w:val="26"/>
          <w:szCs w:val="26"/>
        </w:rPr>
        <w:t>Viết code bằng Dart thuần, không cần SQL thủ công.</w:t>
      </w:r>
    </w:p>
    <w:p w14:paraId="1EF73DA3" w14:textId="77777777" w:rsidR="0088573B" w:rsidRPr="0088573B" w:rsidRDefault="0088573B" w:rsidP="0088573B">
      <w:pPr>
        <w:numPr>
          <w:ilvl w:val="0"/>
          <w:numId w:val="16"/>
        </w:numPr>
        <w:rPr>
          <w:rFonts w:cs="Times New Roman"/>
          <w:color w:val="000000" w:themeColor="text1"/>
          <w:sz w:val="26"/>
          <w:szCs w:val="26"/>
        </w:rPr>
      </w:pPr>
      <w:r w:rsidRPr="0088573B">
        <w:rPr>
          <w:rFonts w:cs="Times New Roman"/>
          <w:color w:val="000000" w:themeColor="text1"/>
          <w:sz w:val="26"/>
          <w:szCs w:val="26"/>
        </w:rPr>
        <w:t>Kiểm tra cú pháp và lỗi biên dịch sớm.</w:t>
      </w:r>
    </w:p>
    <w:p w14:paraId="0E04650B" w14:textId="77777777" w:rsidR="0088573B" w:rsidRPr="0088573B" w:rsidRDefault="0088573B" w:rsidP="0088573B">
      <w:pPr>
        <w:numPr>
          <w:ilvl w:val="0"/>
          <w:numId w:val="16"/>
        </w:numPr>
        <w:rPr>
          <w:rFonts w:cs="Times New Roman"/>
          <w:color w:val="000000" w:themeColor="text1"/>
          <w:sz w:val="26"/>
          <w:szCs w:val="26"/>
        </w:rPr>
      </w:pPr>
      <w:r w:rsidRPr="0088573B">
        <w:rPr>
          <w:rFonts w:cs="Times New Roman"/>
          <w:color w:val="000000" w:themeColor="text1"/>
          <w:sz w:val="26"/>
          <w:szCs w:val="26"/>
        </w:rPr>
        <w:t>Hỗ trợ reactive UI, migration, batch và transaction.</w:t>
      </w:r>
    </w:p>
    <w:p w14:paraId="59A50DC4" w14:textId="77777777" w:rsidR="0088573B" w:rsidRPr="0088573B" w:rsidRDefault="0088573B" w:rsidP="0088573B">
      <w:pPr>
        <w:numPr>
          <w:ilvl w:val="0"/>
          <w:numId w:val="16"/>
        </w:numPr>
        <w:rPr>
          <w:rFonts w:cs="Times New Roman"/>
          <w:color w:val="000000" w:themeColor="text1"/>
          <w:sz w:val="26"/>
          <w:szCs w:val="26"/>
        </w:rPr>
      </w:pPr>
      <w:r w:rsidRPr="0088573B">
        <w:rPr>
          <w:rFonts w:cs="Times New Roman"/>
          <w:color w:val="000000" w:themeColor="text1"/>
          <w:sz w:val="26"/>
          <w:szCs w:val="26"/>
        </w:rPr>
        <w:t>Dễ mở rộng và tái sử dụng trong dự án lớn.</w:t>
      </w:r>
    </w:p>
    <w:p w14:paraId="2C0E0FF1" w14:textId="77777777" w:rsidR="0088573B" w:rsidRPr="0088573B" w:rsidRDefault="0088573B" w:rsidP="0088573B">
      <w:pPr>
        <w:rPr>
          <w:rFonts w:cs="Times New Roman"/>
          <w:color w:val="000000" w:themeColor="text1"/>
          <w:sz w:val="26"/>
          <w:szCs w:val="26"/>
        </w:rPr>
      </w:pPr>
      <w:r w:rsidRPr="0088573B">
        <w:rPr>
          <w:rFonts w:cs="Times New Roman"/>
          <w:b/>
          <w:color w:val="000000" w:themeColor="text1"/>
          <w:sz w:val="26"/>
          <w:szCs w:val="26"/>
        </w:rPr>
        <w:t>Hạn chế:</w:t>
      </w:r>
    </w:p>
    <w:p w14:paraId="32864E11" w14:textId="77777777" w:rsidR="0088573B" w:rsidRPr="0088573B" w:rsidRDefault="0088573B" w:rsidP="0088573B">
      <w:pPr>
        <w:numPr>
          <w:ilvl w:val="0"/>
          <w:numId w:val="17"/>
        </w:numPr>
        <w:rPr>
          <w:rFonts w:cs="Times New Roman"/>
          <w:color w:val="000000" w:themeColor="text1"/>
          <w:sz w:val="26"/>
          <w:szCs w:val="26"/>
        </w:rPr>
      </w:pPr>
      <w:r w:rsidRPr="0088573B">
        <w:rPr>
          <w:rFonts w:cs="Times New Roman"/>
          <w:color w:val="000000" w:themeColor="text1"/>
          <w:sz w:val="26"/>
          <w:szCs w:val="26"/>
        </w:rPr>
        <w:t>Tốc độ thấp hơn trong một số truy vấn phức tạp (JOIN, Aggregate).</w:t>
      </w:r>
    </w:p>
    <w:p w14:paraId="656DC0E2" w14:textId="77777777" w:rsidR="0088573B" w:rsidRPr="0088573B" w:rsidRDefault="0088573B" w:rsidP="0088573B">
      <w:pPr>
        <w:numPr>
          <w:ilvl w:val="0"/>
          <w:numId w:val="17"/>
        </w:numPr>
        <w:rPr>
          <w:color w:val="000000" w:themeColor="text1"/>
          <w:sz w:val="26"/>
          <w:szCs w:val="26"/>
        </w:rPr>
      </w:pPr>
      <w:r w:rsidRPr="0088573B">
        <w:rPr>
          <w:rFonts w:cs="Times New Roman"/>
          <w:color w:val="000000" w:themeColor="text1"/>
          <w:sz w:val="26"/>
          <w:szCs w:val="26"/>
        </w:rPr>
        <w:t>Kích thước ứng dụng tăng do sinh mã và dependency ORM</w:t>
      </w:r>
      <w:r w:rsidRPr="0088573B">
        <w:rPr>
          <w:color w:val="000000" w:themeColor="text1"/>
          <w:sz w:val="26"/>
          <w:szCs w:val="26"/>
        </w:rPr>
        <w:t>.</w:t>
      </w:r>
    </w:p>
    <w:p w14:paraId="30749832" w14:textId="04866FF9" w:rsidR="006048B9" w:rsidRPr="007E18AA" w:rsidRDefault="007C2845" w:rsidP="007C2845">
      <w:pPr>
        <w:pStyle w:val="Heading1"/>
        <w:rPr>
          <w:rFonts w:ascii="Times New Roman" w:hAnsi="Times New Roman" w:cs="Times New Roman"/>
          <w:b/>
          <w:bCs/>
          <w:color w:val="000000" w:themeColor="text1"/>
        </w:rPr>
      </w:pPr>
      <w:bookmarkStart w:id="16" w:name="_Toc212377730"/>
      <w:r w:rsidRPr="007E18AA">
        <w:rPr>
          <w:rFonts w:ascii="Times New Roman" w:hAnsi="Times New Roman" w:cs="Times New Roman"/>
          <w:b/>
          <w:bCs/>
          <w:color w:val="000000" w:themeColor="text1"/>
        </w:rPr>
        <w:t>III</w:t>
      </w:r>
      <w:r w:rsidR="006048B9" w:rsidRPr="007E18AA">
        <w:rPr>
          <w:rFonts w:ascii="Times New Roman" w:hAnsi="Times New Roman" w:cs="Times New Roman"/>
          <w:b/>
          <w:bCs/>
          <w:color w:val="000000" w:themeColor="text1"/>
        </w:rPr>
        <w:t>. Ứng dụng thử nghiệm</w:t>
      </w:r>
      <w:bookmarkEnd w:id="16"/>
    </w:p>
    <w:p w14:paraId="03FF88F7" w14:textId="4551C9C0" w:rsidR="006048B9" w:rsidRPr="007E18AA" w:rsidRDefault="006048B9" w:rsidP="007C2845">
      <w:pPr>
        <w:pStyle w:val="Heading2"/>
        <w:rPr>
          <w:rFonts w:ascii="Times New Roman" w:hAnsi="Times New Roman" w:cs="Times New Roman"/>
          <w:b/>
          <w:bCs/>
          <w:color w:val="000000" w:themeColor="text1"/>
        </w:rPr>
      </w:pPr>
      <w:bookmarkStart w:id="17" w:name="_Toc212377731"/>
      <w:r w:rsidRPr="007E18AA">
        <w:rPr>
          <w:rFonts w:ascii="Times New Roman" w:hAnsi="Times New Roman" w:cs="Times New Roman"/>
          <w:b/>
          <w:bCs/>
          <w:color w:val="000000" w:themeColor="text1"/>
        </w:rPr>
        <w:t xml:space="preserve">3.1. </w:t>
      </w:r>
      <w:r w:rsidR="001F499C" w:rsidRPr="007E18AA">
        <w:rPr>
          <w:rFonts w:ascii="Times New Roman" w:hAnsi="Times New Roman" w:cs="Times New Roman"/>
          <w:b/>
          <w:bCs/>
          <w:color w:val="000000" w:themeColor="text1"/>
        </w:rPr>
        <w:t>T</w:t>
      </w:r>
      <w:r w:rsidRPr="007E18AA">
        <w:rPr>
          <w:rFonts w:ascii="Times New Roman" w:hAnsi="Times New Roman" w:cs="Times New Roman"/>
          <w:b/>
          <w:bCs/>
          <w:color w:val="000000" w:themeColor="text1"/>
        </w:rPr>
        <w:t>hiết kế ứng dụng (App quản lý sản phẩm)</w:t>
      </w:r>
      <w:bookmarkEnd w:id="17"/>
    </w:p>
    <w:p w14:paraId="7D361430" w14:textId="77777777" w:rsidR="006048B9" w:rsidRPr="006048B9" w:rsidRDefault="006048B9" w:rsidP="006048B9">
      <w:pPr>
        <w:rPr>
          <w:rFonts w:cs="Times New Roman"/>
          <w:color w:val="000000" w:themeColor="text1"/>
          <w:sz w:val="26"/>
          <w:szCs w:val="26"/>
        </w:rPr>
      </w:pPr>
      <w:r w:rsidRPr="006048B9">
        <w:rPr>
          <w:rFonts w:cs="Times New Roman"/>
          <w:color w:val="000000" w:themeColor="text1"/>
          <w:sz w:val="26"/>
          <w:szCs w:val="26"/>
        </w:rPr>
        <w:t>Ứng dụng thử nghiệm được xây dựng bằng Flutter, mô phỏng hệ thống quản lý sản phẩm với hai bảng:</w:t>
      </w:r>
    </w:p>
    <w:p w14:paraId="1EB178F0" w14:textId="77777777" w:rsidR="006048B9" w:rsidRPr="00FA3E36" w:rsidRDefault="006048B9" w:rsidP="00F56B54">
      <w:pPr>
        <w:ind w:left="360"/>
        <w:rPr>
          <w:color w:val="000000" w:themeColor="text1"/>
          <w:sz w:val="26"/>
          <w:szCs w:val="26"/>
        </w:rPr>
      </w:pPr>
      <w:r w:rsidRPr="006048B9">
        <w:rPr>
          <w:color w:val="000000" w:themeColor="text1"/>
          <w:sz w:val="26"/>
          <w:szCs w:val="26"/>
        </w:rPr>
        <w:t>Categories: Chứa danh mục sản phẩm (id, name, description).</w:t>
      </w:r>
    </w:p>
    <w:p w14:paraId="7A05E965" w14:textId="3888DD17" w:rsidR="00F56B54" w:rsidRDefault="00F56B54" w:rsidP="00C639C4">
      <w:pPr>
        <w:ind w:left="360"/>
        <w:jc w:val="center"/>
        <w:rPr>
          <w:color w:val="000000" w:themeColor="text1"/>
          <w:sz w:val="26"/>
          <w:szCs w:val="26"/>
          <w:lang w:val="vi-VN"/>
        </w:rPr>
      </w:pPr>
      <w:r w:rsidRPr="00FA3E36">
        <w:rPr>
          <w:color w:val="000000" w:themeColor="text1"/>
          <w:sz w:val="26"/>
          <w:szCs w:val="26"/>
        </w:rPr>
        <w:lastRenderedPageBreak/>
        <w:drawing>
          <wp:inline distT="0" distB="0" distL="0" distR="0" wp14:anchorId="5EB3AB50" wp14:editId="0F85A233">
            <wp:extent cx="2376055" cy="2494442"/>
            <wp:effectExtent l="0" t="0" r="5715" b="1270"/>
            <wp:docPr id="19874009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00931" name="Picture 1" descr="A screenshot of a computer&#10;&#10;AI-generated content may be incorrect."/>
                    <pic:cNvPicPr/>
                  </pic:nvPicPr>
                  <pic:blipFill rotWithShape="1">
                    <a:blip r:embed="rId10"/>
                    <a:srcRect t="27832" b="23711"/>
                    <a:stretch>
                      <a:fillRect/>
                    </a:stretch>
                  </pic:blipFill>
                  <pic:spPr bwMode="auto">
                    <a:xfrm>
                      <a:off x="0" y="0"/>
                      <a:ext cx="2388728" cy="2507746"/>
                    </a:xfrm>
                    <a:prstGeom prst="rect">
                      <a:avLst/>
                    </a:prstGeom>
                    <a:ln>
                      <a:noFill/>
                    </a:ln>
                    <a:extLst>
                      <a:ext uri="{53640926-AAD7-44D8-BBD7-CCE9431645EC}">
                        <a14:shadowObscured xmlns:a14="http://schemas.microsoft.com/office/drawing/2010/main"/>
                      </a:ext>
                    </a:extLst>
                  </pic:spPr>
                </pic:pic>
              </a:graphicData>
            </a:graphic>
          </wp:inline>
        </w:drawing>
      </w:r>
    </w:p>
    <w:p w14:paraId="450D0CC5" w14:textId="2654F0C0" w:rsidR="00A44541" w:rsidRPr="00C71735" w:rsidRDefault="00A44541" w:rsidP="00C639C4">
      <w:pPr>
        <w:ind w:left="360"/>
        <w:jc w:val="center"/>
        <w:rPr>
          <w:i/>
          <w:iCs/>
          <w:color w:val="000000" w:themeColor="text1"/>
          <w:sz w:val="26"/>
          <w:szCs w:val="26"/>
          <w:lang w:val="vi-VN"/>
        </w:rPr>
      </w:pPr>
      <w:r w:rsidRPr="00C71735">
        <w:rPr>
          <w:i/>
          <w:iCs/>
          <w:color w:val="000000" w:themeColor="text1"/>
          <w:sz w:val="26"/>
          <w:szCs w:val="26"/>
          <w:lang w:val="vi-VN"/>
        </w:rPr>
        <w:t xml:space="preserve">Hình 1. </w:t>
      </w:r>
      <w:r w:rsidR="00C71735" w:rsidRPr="00C71735">
        <w:rPr>
          <w:i/>
          <w:iCs/>
          <w:color w:val="000000" w:themeColor="text1"/>
          <w:sz w:val="26"/>
          <w:szCs w:val="26"/>
          <w:lang w:val="vi-VN"/>
        </w:rPr>
        <w:t xml:space="preserve">Danh mục </w:t>
      </w:r>
    </w:p>
    <w:p w14:paraId="197960A3" w14:textId="1A6A45D6" w:rsidR="006048B9" w:rsidRPr="006048B9" w:rsidRDefault="006048B9" w:rsidP="00F56B54">
      <w:pPr>
        <w:rPr>
          <w:color w:val="000000" w:themeColor="text1"/>
          <w:sz w:val="26"/>
          <w:szCs w:val="26"/>
        </w:rPr>
      </w:pPr>
      <w:r w:rsidRPr="006048B9">
        <w:rPr>
          <w:color w:val="000000" w:themeColor="text1"/>
          <w:sz w:val="26"/>
          <w:szCs w:val="26"/>
        </w:rPr>
        <w:t>Products: Chứa thông tin sản phẩm (id, name, price, categoryId, stock, createdAt).</w:t>
      </w:r>
    </w:p>
    <w:p w14:paraId="25C2FB01" w14:textId="5AA126BC" w:rsidR="00F56B54" w:rsidRDefault="00E57EA5" w:rsidP="00E57EA5">
      <w:pPr>
        <w:jc w:val="center"/>
        <w:rPr>
          <w:b/>
          <w:color w:val="000000" w:themeColor="text1"/>
          <w:sz w:val="26"/>
          <w:szCs w:val="26"/>
          <w:lang w:val="vi-VN"/>
        </w:rPr>
      </w:pPr>
      <w:r w:rsidRPr="00FA3E36">
        <w:rPr>
          <w:b/>
          <w:color w:val="000000" w:themeColor="text1"/>
          <w:sz w:val="26"/>
          <w:szCs w:val="26"/>
        </w:rPr>
        <w:drawing>
          <wp:inline distT="0" distB="0" distL="0" distR="0" wp14:anchorId="05E78652" wp14:editId="45480708">
            <wp:extent cx="3283527" cy="2206592"/>
            <wp:effectExtent l="0" t="0" r="0" b="3810"/>
            <wp:docPr id="918707319" name="Picture 1" descr="A white background with pink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07319" name="Picture 1" descr="A white background with pink and black lines&#10;&#10;AI-generated content may be incorrect."/>
                    <pic:cNvPicPr/>
                  </pic:nvPicPr>
                  <pic:blipFill rotWithShape="1">
                    <a:blip r:embed="rId11"/>
                    <a:srcRect b="68981"/>
                    <a:stretch>
                      <a:fillRect/>
                    </a:stretch>
                  </pic:blipFill>
                  <pic:spPr bwMode="auto">
                    <a:xfrm>
                      <a:off x="0" y="0"/>
                      <a:ext cx="3294817" cy="2214179"/>
                    </a:xfrm>
                    <a:prstGeom prst="rect">
                      <a:avLst/>
                    </a:prstGeom>
                    <a:ln>
                      <a:noFill/>
                    </a:ln>
                    <a:extLst>
                      <a:ext uri="{53640926-AAD7-44D8-BBD7-CCE9431645EC}">
                        <a14:shadowObscured xmlns:a14="http://schemas.microsoft.com/office/drawing/2010/main"/>
                      </a:ext>
                    </a:extLst>
                  </pic:spPr>
                </pic:pic>
              </a:graphicData>
            </a:graphic>
          </wp:inline>
        </w:drawing>
      </w:r>
    </w:p>
    <w:p w14:paraId="04552A30" w14:textId="71C8297B" w:rsidR="00C71735" w:rsidRPr="00C71735" w:rsidRDefault="00C71735" w:rsidP="00E57EA5">
      <w:pPr>
        <w:jc w:val="center"/>
        <w:rPr>
          <w:bCs/>
          <w:i/>
          <w:iCs/>
          <w:color w:val="000000" w:themeColor="text1"/>
          <w:sz w:val="26"/>
          <w:szCs w:val="26"/>
          <w:lang w:val="vi-VN"/>
        </w:rPr>
      </w:pPr>
      <w:r w:rsidRPr="00C71735">
        <w:rPr>
          <w:bCs/>
          <w:i/>
          <w:iCs/>
          <w:color w:val="000000" w:themeColor="text1"/>
          <w:sz w:val="26"/>
          <w:szCs w:val="26"/>
          <w:lang w:val="vi-VN"/>
        </w:rPr>
        <w:t>Hình 2.Danh sách sản phẩm</w:t>
      </w:r>
    </w:p>
    <w:p w14:paraId="38ACECA9" w14:textId="77777777" w:rsidR="00F56B54" w:rsidRPr="00FA3E36" w:rsidRDefault="00F56B54" w:rsidP="006048B9">
      <w:pPr>
        <w:rPr>
          <w:b/>
          <w:color w:val="000000" w:themeColor="text1"/>
          <w:sz w:val="26"/>
          <w:szCs w:val="26"/>
        </w:rPr>
      </w:pPr>
    </w:p>
    <w:p w14:paraId="607D11B3" w14:textId="44241E58" w:rsidR="006048B9" w:rsidRPr="006048B9" w:rsidRDefault="006048B9" w:rsidP="006048B9">
      <w:pPr>
        <w:rPr>
          <w:color w:val="000000" w:themeColor="text1"/>
          <w:sz w:val="26"/>
          <w:szCs w:val="26"/>
        </w:rPr>
      </w:pPr>
      <w:r w:rsidRPr="006048B9">
        <w:rPr>
          <w:b/>
          <w:color w:val="000000" w:themeColor="text1"/>
          <w:sz w:val="26"/>
          <w:szCs w:val="26"/>
        </w:rPr>
        <w:t>Quan hệ:</w:t>
      </w:r>
      <w:r w:rsidRPr="006048B9">
        <w:rPr>
          <w:color w:val="000000" w:themeColor="text1"/>
          <w:sz w:val="26"/>
          <w:szCs w:val="26"/>
        </w:rPr>
        <w:t xml:space="preserve"> Một danh mục có thể chứa nhiều sản phẩm. Khi xóa danh mục, các sản phẩm liên quan cũng bị xóa theo (KeyAction.cascade).</w:t>
      </w:r>
    </w:p>
    <w:p w14:paraId="391CDA9E" w14:textId="77777777" w:rsidR="006048B9" w:rsidRPr="00FA3E36" w:rsidRDefault="006048B9" w:rsidP="006048B9">
      <w:pPr>
        <w:rPr>
          <w:color w:val="000000" w:themeColor="text1"/>
          <w:sz w:val="26"/>
          <w:szCs w:val="26"/>
        </w:rPr>
      </w:pPr>
      <w:r w:rsidRPr="006048B9">
        <w:rPr>
          <w:color w:val="000000" w:themeColor="text1"/>
          <w:sz w:val="26"/>
          <w:szCs w:val="26"/>
        </w:rPr>
        <w:t>Các chức năng chính:</w:t>
      </w:r>
    </w:p>
    <w:p w14:paraId="0E82A60D" w14:textId="77777777" w:rsidR="00596A22" w:rsidRPr="006048B9" w:rsidRDefault="00596A22" w:rsidP="00596A22">
      <w:pPr>
        <w:numPr>
          <w:ilvl w:val="0"/>
          <w:numId w:val="19"/>
        </w:numPr>
        <w:rPr>
          <w:color w:val="000000" w:themeColor="text1"/>
          <w:sz w:val="26"/>
          <w:szCs w:val="26"/>
        </w:rPr>
      </w:pPr>
      <w:r w:rsidRPr="006048B9">
        <w:rPr>
          <w:color w:val="000000" w:themeColor="text1"/>
          <w:sz w:val="26"/>
          <w:szCs w:val="26"/>
        </w:rPr>
        <w:t>Thêm, sửa, xóa, xem danh sách sản phẩm và danh mục.</w:t>
      </w:r>
    </w:p>
    <w:p w14:paraId="45290428" w14:textId="77777777" w:rsidR="00596A22" w:rsidRPr="006048B9" w:rsidRDefault="00596A22" w:rsidP="00596A22">
      <w:pPr>
        <w:numPr>
          <w:ilvl w:val="0"/>
          <w:numId w:val="19"/>
        </w:numPr>
        <w:rPr>
          <w:color w:val="000000" w:themeColor="text1"/>
          <w:sz w:val="26"/>
          <w:szCs w:val="26"/>
        </w:rPr>
      </w:pPr>
      <w:r w:rsidRPr="006048B9">
        <w:rPr>
          <w:color w:val="000000" w:themeColor="text1"/>
          <w:sz w:val="26"/>
          <w:szCs w:val="26"/>
        </w:rPr>
        <w:t>Kết hợp bảng (JOIN) để hiển thị sản phẩm cùng tên danh mục.</w:t>
      </w:r>
    </w:p>
    <w:p w14:paraId="51915EA7" w14:textId="77777777" w:rsidR="00596A22" w:rsidRPr="006048B9" w:rsidRDefault="00596A22" w:rsidP="00596A22">
      <w:pPr>
        <w:numPr>
          <w:ilvl w:val="0"/>
          <w:numId w:val="19"/>
        </w:numPr>
        <w:rPr>
          <w:color w:val="000000" w:themeColor="text1"/>
          <w:sz w:val="26"/>
          <w:szCs w:val="26"/>
        </w:rPr>
      </w:pPr>
      <w:r w:rsidRPr="006048B9">
        <w:rPr>
          <w:color w:val="000000" w:themeColor="text1"/>
          <w:sz w:val="26"/>
          <w:szCs w:val="26"/>
        </w:rPr>
        <w:lastRenderedPageBreak/>
        <w:t>Thực hiện các phép thử hiệu năng trên 10.000 bản ghi dữ liệu.</w:t>
      </w:r>
    </w:p>
    <w:p w14:paraId="39587CFC" w14:textId="77777777" w:rsidR="00150D34" w:rsidRPr="00FA3E36" w:rsidRDefault="00150D34" w:rsidP="00497D0E">
      <w:pPr>
        <w:rPr>
          <w:color w:val="000000" w:themeColor="text1"/>
          <w:sz w:val="26"/>
          <w:szCs w:val="26"/>
        </w:rPr>
      </w:pPr>
    </w:p>
    <w:p w14:paraId="22879DF3" w14:textId="77777777" w:rsidR="00DF1131" w:rsidRPr="00FA3E36" w:rsidRDefault="00DF1131" w:rsidP="00DF1131">
      <w:pPr>
        <w:jc w:val="center"/>
        <w:rPr>
          <w:color w:val="000000" w:themeColor="text1"/>
          <w:sz w:val="26"/>
          <w:szCs w:val="26"/>
        </w:rPr>
      </w:pPr>
      <w:r w:rsidRPr="00FA3E36">
        <w:rPr>
          <w:color w:val="000000" w:themeColor="text1"/>
          <w:sz w:val="26"/>
          <w:szCs w:val="26"/>
        </w:rPr>
        <w:drawing>
          <wp:inline distT="0" distB="0" distL="0" distR="0" wp14:anchorId="265918C7" wp14:editId="43184556">
            <wp:extent cx="2831335" cy="6134138"/>
            <wp:effectExtent l="0" t="0" r="7620" b="0"/>
            <wp:docPr id="660544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441" name="Picture 1" descr="A screenshot of a phone&#10;&#10;AI-generated content may be incorrect."/>
                    <pic:cNvPicPr/>
                  </pic:nvPicPr>
                  <pic:blipFill>
                    <a:blip r:embed="rId12"/>
                    <a:stretch>
                      <a:fillRect/>
                    </a:stretch>
                  </pic:blipFill>
                  <pic:spPr>
                    <a:xfrm>
                      <a:off x="0" y="0"/>
                      <a:ext cx="2836819" cy="6146019"/>
                    </a:xfrm>
                    <a:prstGeom prst="rect">
                      <a:avLst/>
                    </a:prstGeom>
                  </pic:spPr>
                </pic:pic>
              </a:graphicData>
            </a:graphic>
          </wp:inline>
        </w:drawing>
      </w:r>
    </w:p>
    <w:p w14:paraId="47C331C4" w14:textId="23DC5FA1" w:rsidR="00DF1131" w:rsidRPr="00C639C4" w:rsidRDefault="00DF1131" w:rsidP="00DF1131">
      <w:pPr>
        <w:jc w:val="center"/>
        <w:rPr>
          <w:i/>
          <w:iCs/>
          <w:color w:val="000000" w:themeColor="text1"/>
          <w:sz w:val="26"/>
          <w:szCs w:val="26"/>
        </w:rPr>
      </w:pPr>
      <w:r w:rsidRPr="00C639C4">
        <w:rPr>
          <w:i/>
          <w:iCs/>
          <w:color w:val="000000" w:themeColor="text1"/>
          <w:sz w:val="26"/>
          <w:szCs w:val="26"/>
        </w:rPr>
        <w:t xml:space="preserve">Hình </w:t>
      </w:r>
      <w:r w:rsidR="00C71735">
        <w:rPr>
          <w:i/>
          <w:iCs/>
          <w:color w:val="000000" w:themeColor="text1"/>
          <w:sz w:val="26"/>
          <w:szCs w:val="26"/>
        </w:rPr>
        <w:t>3</w:t>
      </w:r>
      <w:r w:rsidRPr="00C639C4">
        <w:rPr>
          <w:i/>
          <w:iCs/>
          <w:color w:val="000000" w:themeColor="text1"/>
          <w:sz w:val="26"/>
          <w:szCs w:val="26"/>
        </w:rPr>
        <w:t>. Màn hình chính</w:t>
      </w:r>
    </w:p>
    <w:p w14:paraId="7714AAAE" w14:textId="77777777" w:rsidR="00601D4C" w:rsidRPr="00FA3E36" w:rsidRDefault="00601D4C" w:rsidP="00DF1131">
      <w:pPr>
        <w:jc w:val="center"/>
        <w:rPr>
          <w:color w:val="000000" w:themeColor="text1"/>
          <w:sz w:val="26"/>
          <w:szCs w:val="26"/>
        </w:rPr>
      </w:pPr>
    </w:p>
    <w:p w14:paraId="79FD4555" w14:textId="77777777" w:rsidR="00601D4C" w:rsidRPr="00FA3E36" w:rsidRDefault="00601D4C" w:rsidP="00601D4C">
      <w:pPr>
        <w:jc w:val="center"/>
        <w:rPr>
          <w:color w:val="000000" w:themeColor="text1"/>
          <w:sz w:val="26"/>
          <w:szCs w:val="26"/>
        </w:rPr>
      </w:pPr>
      <w:r w:rsidRPr="00FA3E36">
        <w:rPr>
          <w:color w:val="000000" w:themeColor="text1"/>
          <w:sz w:val="26"/>
          <w:szCs w:val="26"/>
        </w:rPr>
        <w:drawing>
          <wp:inline distT="0" distB="0" distL="0" distR="0" wp14:anchorId="6DDC9253" wp14:editId="41E661DA">
            <wp:extent cx="3270250" cy="4565650"/>
            <wp:effectExtent l="0" t="0" r="6350" b="6350"/>
            <wp:docPr id="143099158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1586" name="Picture 1" descr="A screenshot of a phone&#10;&#10;AI-generated content may be incorrect."/>
                    <pic:cNvPicPr/>
                  </pic:nvPicPr>
                  <pic:blipFill rotWithShape="1">
                    <a:blip r:embed="rId13"/>
                    <a:srcRect l="12489" t="26489" r="10943" b="24170"/>
                    <a:stretch>
                      <a:fillRect/>
                    </a:stretch>
                  </pic:blipFill>
                  <pic:spPr bwMode="auto">
                    <a:xfrm>
                      <a:off x="0" y="0"/>
                      <a:ext cx="3270250" cy="4565650"/>
                    </a:xfrm>
                    <a:prstGeom prst="rect">
                      <a:avLst/>
                    </a:prstGeom>
                    <a:ln>
                      <a:noFill/>
                    </a:ln>
                    <a:extLst>
                      <a:ext uri="{53640926-AAD7-44D8-BBD7-CCE9431645EC}">
                        <a14:shadowObscured xmlns:a14="http://schemas.microsoft.com/office/drawing/2010/main"/>
                      </a:ext>
                    </a:extLst>
                  </pic:spPr>
                </pic:pic>
              </a:graphicData>
            </a:graphic>
          </wp:inline>
        </w:drawing>
      </w:r>
    </w:p>
    <w:p w14:paraId="0459CAB7" w14:textId="1DC4FACC" w:rsidR="00601D4C" w:rsidRPr="00C639C4" w:rsidRDefault="00601D4C" w:rsidP="00601D4C">
      <w:pPr>
        <w:jc w:val="center"/>
        <w:rPr>
          <w:i/>
          <w:iCs/>
          <w:color w:val="000000" w:themeColor="text1"/>
          <w:sz w:val="26"/>
          <w:szCs w:val="26"/>
        </w:rPr>
      </w:pPr>
      <w:r w:rsidRPr="00C639C4">
        <w:rPr>
          <w:i/>
          <w:iCs/>
          <w:color w:val="000000" w:themeColor="text1"/>
          <w:sz w:val="26"/>
          <w:szCs w:val="26"/>
        </w:rPr>
        <w:t xml:space="preserve">Hình </w:t>
      </w:r>
      <w:r w:rsidR="00C71735">
        <w:rPr>
          <w:i/>
          <w:iCs/>
          <w:color w:val="000000" w:themeColor="text1"/>
          <w:sz w:val="26"/>
          <w:szCs w:val="26"/>
        </w:rPr>
        <w:t>4</w:t>
      </w:r>
      <w:r w:rsidRPr="00C639C4">
        <w:rPr>
          <w:i/>
          <w:iCs/>
          <w:color w:val="000000" w:themeColor="text1"/>
          <w:sz w:val="26"/>
          <w:szCs w:val="26"/>
        </w:rPr>
        <w:t>. Thêm sản phẩm</w:t>
      </w:r>
    </w:p>
    <w:p w14:paraId="10AD8C03" w14:textId="77777777" w:rsidR="00BB2DFE" w:rsidRPr="00FA3E36" w:rsidRDefault="00BB2DFE" w:rsidP="00601D4C">
      <w:pPr>
        <w:jc w:val="center"/>
        <w:rPr>
          <w:color w:val="000000" w:themeColor="text1"/>
          <w:sz w:val="26"/>
          <w:szCs w:val="26"/>
        </w:rPr>
      </w:pPr>
    </w:p>
    <w:p w14:paraId="03C27346" w14:textId="77777777" w:rsidR="00601D4C" w:rsidRPr="00FA3E36" w:rsidRDefault="00601D4C" w:rsidP="00601D4C">
      <w:pPr>
        <w:jc w:val="center"/>
        <w:rPr>
          <w:color w:val="000000" w:themeColor="text1"/>
          <w:sz w:val="26"/>
          <w:szCs w:val="26"/>
        </w:rPr>
      </w:pPr>
      <w:r w:rsidRPr="00FA3E36">
        <w:rPr>
          <w:color w:val="000000" w:themeColor="text1"/>
          <w:sz w:val="26"/>
          <w:szCs w:val="26"/>
        </w:rPr>
        <w:drawing>
          <wp:inline distT="0" distB="0" distL="0" distR="0" wp14:anchorId="3E44D105" wp14:editId="71138B13">
            <wp:extent cx="3162300" cy="3181350"/>
            <wp:effectExtent l="0" t="0" r="0" b="0"/>
            <wp:docPr id="866459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9964" name="Picture 1" descr="A screenshot of a computer&#10;&#10;AI-generated content may be incorrect."/>
                    <pic:cNvPicPr/>
                  </pic:nvPicPr>
                  <pic:blipFill rotWithShape="1">
                    <a:blip r:embed="rId14"/>
                    <a:srcRect l="10510" t="31753" r="10187" b="31422"/>
                    <a:stretch>
                      <a:fillRect/>
                    </a:stretch>
                  </pic:blipFill>
                  <pic:spPr bwMode="auto">
                    <a:xfrm>
                      <a:off x="0" y="0"/>
                      <a:ext cx="3163065" cy="3182119"/>
                    </a:xfrm>
                    <a:prstGeom prst="rect">
                      <a:avLst/>
                    </a:prstGeom>
                    <a:ln>
                      <a:noFill/>
                    </a:ln>
                    <a:extLst>
                      <a:ext uri="{53640926-AAD7-44D8-BBD7-CCE9431645EC}">
                        <a14:shadowObscured xmlns:a14="http://schemas.microsoft.com/office/drawing/2010/main"/>
                      </a:ext>
                    </a:extLst>
                  </pic:spPr>
                </pic:pic>
              </a:graphicData>
            </a:graphic>
          </wp:inline>
        </w:drawing>
      </w:r>
    </w:p>
    <w:p w14:paraId="55CCFF06" w14:textId="23EDE59B" w:rsidR="00601D4C" w:rsidRPr="00C639C4" w:rsidRDefault="00601D4C" w:rsidP="00601D4C">
      <w:pPr>
        <w:jc w:val="center"/>
        <w:rPr>
          <w:i/>
          <w:iCs/>
          <w:color w:val="000000" w:themeColor="text1"/>
          <w:sz w:val="26"/>
          <w:szCs w:val="26"/>
        </w:rPr>
      </w:pPr>
      <w:r w:rsidRPr="00C639C4">
        <w:rPr>
          <w:i/>
          <w:iCs/>
          <w:color w:val="000000" w:themeColor="text1"/>
          <w:sz w:val="26"/>
          <w:szCs w:val="26"/>
        </w:rPr>
        <w:t xml:space="preserve">Hình </w:t>
      </w:r>
      <w:r w:rsidR="00C71735">
        <w:rPr>
          <w:i/>
          <w:iCs/>
          <w:color w:val="000000" w:themeColor="text1"/>
          <w:sz w:val="26"/>
          <w:szCs w:val="26"/>
        </w:rPr>
        <w:t>5</w:t>
      </w:r>
      <w:r w:rsidRPr="00C639C4">
        <w:rPr>
          <w:i/>
          <w:iCs/>
          <w:color w:val="000000" w:themeColor="text1"/>
          <w:sz w:val="26"/>
          <w:szCs w:val="26"/>
        </w:rPr>
        <w:t>. Thêm danh mục</w:t>
      </w:r>
    </w:p>
    <w:p w14:paraId="346064AB" w14:textId="77777777" w:rsidR="00601D4C" w:rsidRPr="00FA3E36" w:rsidRDefault="00601D4C" w:rsidP="00601D4C">
      <w:pPr>
        <w:jc w:val="center"/>
        <w:rPr>
          <w:color w:val="000000" w:themeColor="text1"/>
          <w:sz w:val="26"/>
          <w:szCs w:val="26"/>
        </w:rPr>
      </w:pPr>
    </w:p>
    <w:p w14:paraId="7102C5A4" w14:textId="77777777" w:rsidR="00601D4C" w:rsidRPr="00FA3E36" w:rsidRDefault="00601D4C" w:rsidP="00601D4C">
      <w:pPr>
        <w:jc w:val="center"/>
        <w:rPr>
          <w:color w:val="000000" w:themeColor="text1"/>
          <w:sz w:val="26"/>
          <w:szCs w:val="26"/>
        </w:rPr>
      </w:pPr>
      <w:r w:rsidRPr="00FA3E36">
        <w:rPr>
          <w:color w:val="000000" w:themeColor="text1"/>
          <w:sz w:val="26"/>
          <w:szCs w:val="26"/>
        </w:rPr>
        <w:drawing>
          <wp:inline distT="0" distB="0" distL="0" distR="0" wp14:anchorId="15CB4513" wp14:editId="441E1373">
            <wp:extent cx="2614180" cy="3816928"/>
            <wp:effectExtent l="0" t="0" r="0" b="0"/>
            <wp:docPr id="131786697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66977" name="Picture 1" descr="A screenshot of a phone&#10;&#10;AI-generated content may be incorrect."/>
                    <pic:cNvPicPr/>
                  </pic:nvPicPr>
                  <pic:blipFill rotWithShape="1">
                    <a:blip r:embed="rId15"/>
                    <a:srcRect l="12649" t="26140" r="13519" b="24103"/>
                    <a:stretch>
                      <a:fillRect/>
                    </a:stretch>
                  </pic:blipFill>
                  <pic:spPr bwMode="auto">
                    <a:xfrm>
                      <a:off x="0" y="0"/>
                      <a:ext cx="2621143" cy="3827095"/>
                    </a:xfrm>
                    <a:prstGeom prst="rect">
                      <a:avLst/>
                    </a:prstGeom>
                    <a:ln>
                      <a:noFill/>
                    </a:ln>
                    <a:extLst>
                      <a:ext uri="{53640926-AAD7-44D8-BBD7-CCE9431645EC}">
                        <a14:shadowObscured xmlns:a14="http://schemas.microsoft.com/office/drawing/2010/main"/>
                      </a:ext>
                    </a:extLst>
                  </pic:spPr>
                </pic:pic>
              </a:graphicData>
            </a:graphic>
          </wp:inline>
        </w:drawing>
      </w:r>
    </w:p>
    <w:p w14:paraId="12651666" w14:textId="1CDA25F9" w:rsidR="00601D4C" w:rsidRPr="00C639C4" w:rsidRDefault="00601D4C" w:rsidP="00601D4C">
      <w:pPr>
        <w:jc w:val="center"/>
        <w:rPr>
          <w:i/>
          <w:iCs/>
          <w:color w:val="000000" w:themeColor="text1"/>
          <w:sz w:val="26"/>
          <w:szCs w:val="26"/>
        </w:rPr>
      </w:pPr>
      <w:r w:rsidRPr="00C639C4">
        <w:rPr>
          <w:i/>
          <w:iCs/>
          <w:color w:val="000000" w:themeColor="text1"/>
          <w:sz w:val="26"/>
          <w:szCs w:val="26"/>
        </w:rPr>
        <w:t xml:space="preserve">Hình </w:t>
      </w:r>
      <w:r w:rsidR="00C71735">
        <w:rPr>
          <w:i/>
          <w:iCs/>
          <w:color w:val="000000" w:themeColor="text1"/>
          <w:sz w:val="26"/>
          <w:szCs w:val="26"/>
        </w:rPr>
        <w:t>6</w:t>
      </w:r>
      <w:r w:rsidRPr="00C639C4">
        <w:rPr>
          <w:i/>
          <w:iCs/>
          <w:color w:val="000000" w:themeColor="text1"/>
          <w:sz w:val="26"/>
          <w:szCs w:val="26"/>
        </w:rPr>
        <w:t>. Chỉnh sửa sản phẩm</w:t>
      </w:r>
    </w:p>
    <w:p w14:paraId="4B18F73C" w14:textId="77777777" w:rsidR="00601D4C" w:rsidRPr="00FA3E36" w:rsidRDefault="00601D4C" w:rsidP="00601D4C">
      <w:pPr>
        <w:jc w:val="center"/>
        <w:rPr>
          <w:color w:val="000000" w:themeColor="text1"/>
          <w:sz w:val="26"/>
          <w:szCs w:val="26"/>
        </w:rPr>
      </w:pPr>
    </w:p>
    <w:p w14:paraId="17D18AC5" w14:textId="77777777" w:rsidR="00601D4C" w:rsidRPr="00FA3E36" w:rsidRDefault="00601D4C" w:rsidP="00601D4C">
      <w:pPr>
        <w:jc w:val="center"/>
        <w:rPr>
          <w:color w:val="000000" w:themeColor="text1"/>
          <w:sz w:val="26"/>
          <w:szCs w:val="26"/>
        </w:rPr>
      </w:pPr>
      <w:r w:rsidRPr="00FA3E36">
        <w:rPr>
          <w:color w:val="000000" w:themeColor="text1"/>
          <w:sz w:val="26"/>
          <w:szCs w:val="26"/>
        </w:rPr>
        <w:drawing>
          <wp:inline distT="0" distB="0" distL="0" distR="0" wp14:anchorId="6BD378B7" wp14:editId="02C26927">
            <wp:extent cx="2860964" cy="2000279"/>
            <wp:effectExtent l="0" t="0" r="0" b="0"/>
            <wp:docPr id="12790478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4784" name="Picture 1" descr="A screenshot of a computer screen&#10;&#10;AI-generated content may be incorrect."/>
                    <pic:cNvPicPr/>
                  </pic:nvPicPr>
                  <pic:blipFill rotWithShape="1">
                    <a:blip r:embed="rId16"/>
                    <a:srcRect l="13028" t="38998" r="11911" b="36779"/>
                    <a:stretch>
                      <a:fillRect/>
                    </a:stretch>
                  </pic:blipFill>
                  <pic:spPr bwMode="auto">
                    <a:xfrm>
                      <a:off x="0" y="0"/>
                      <a:ext cx="2868336" cy="2005433"/>
                    </a:xfrm>
                    <a:prstGeom prst="rect">
                      <a:avLst/>
                    </a:prstGeom>
                    <a:ln>
                      <a:noFill/>
                    </a:ln>
                    <a:extLst>
                      <a:ext uri="{53640926-AAD7-44D8-BBD7-CCE9431645EC}">
                        <a14:shadowObscured xmlns:a14="http://schemas.microsoft.com/office/drawing/2010/main"/>
                      </a:ext>
                    </a:extLst>
                  </pic:spPr>
                </pic:pic>
              </a:graphicData>
            </a:graphic>
          </wp:inline>
        </w:drawing>
      </w:r>
    </w:p>
    <w:p w14:paraId="5CC57677" w14:textId="3CEAB18A" w:rsidR="00601D4C" w:rsidRPr="00C639C4" w:rsidRDefault="00601D4C" w:rsidP="00601D4C">
      <w:pPr>
        <w:jc w:val="center"/>
        <w:rPr>
          <w:i/>
          <w:iCs/>
          <w:color w:val="000000" w:themeColor="text1"/>
          <w:sz w:val="26"/>
          <w:szCs w:val="26"/>
        </w:rPr>
      </w:pPr>
      <w:r w:rsidRPr="00C639C4">
        <w:rPr>
          <w:i/>
          <w:iCs/>
          <w:color w:val="000000" w:themeColor="text1"/>
          <w:sz w:val="26"/>
          <w:szCs w:val="26"/>
        </w:rPr>
        <w:t xml:space="preserve">Hình </w:t>
      </w:r>
      <w:r w:rsidR="00C71735">
        <w:rPr>
          <w:i/>
          <w:iCs/>
          <w:color w:val="000000" w:themeColor="text1"/>
          <w:sz w:val="26"/>
          <w:szCs w:val="26"/>
        </w:rPr>
        <w:t>7</w:t>
      </w:r>
      <w:r w:rsidRPr="00C639C4">
        <w:rPr>
          <w:i/>
          <w:iCs/>
          <w:color w:val="000000" w:themeColor="text1"/>
          <w:sz w:val="26"/>
          <w:szCs w:val="26"/>
        </w:rPr>
        <w:t>. Xoá sản phẩm</w:t>
      </w:r>
    </w:p>
    <w:p w14:paraId="1E5E9756" w14:textId="77777777" w:rsidR="00601D4C" w:rsidRPr="00FA3E36" w:rsidRDefault="00601D4C" w:rsidP="00601D4C">
      <w:pPr>
        <w:jc w:val="center"/>
        <w:rPr>
          <w:color w:val="000000" w:themeColor="text1"/>
          <w:sz w:val="26"/>
          <w:szCs w:val="26"/>
        </w:rPr>
      </w:pPr>
    </w:p>
    <w:p w14:paraId="2DE08B7F" w14:textId="77777777" w:rsidR="00601D4C" w:rsidRPr="00FA3E36" w:rsidRDefault="00601D4C" w:rsidP="00601D4C">
      <w:pPr>
        <w:jc w:val="center"/>
        <w:rPr>
          <w:color w:val="000000" w:themeColor="text1"/>
          <w:sz w:val="26"/>
          <w:szCs w:val="26"/>
        </w:rPr>
      </w:pPr>
      <w:r w:rsidRPr="00FA3E36">
        <w:rPr>
          <w:color w:val="000000" w:themeColor="text1"/>
          <w:sz w:val="26"/>
          <w:szCs w:val="26"/>
        </w:rPr>
        <w:drawing>
          <wp:inline distT="0" distB="0" distL="0" distR="0" wp14:anchorId="4460BA4B" wp14:editId="4DD7AF01">
            <wp:extent cx="3482340" cy="1550992"/>
            <wp:effectExtent l="0" t="0" r="3810" b="0"/>
            <wp:docPr id="505471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1466" name="Picture 1" descr="A screenshot of a computer&#10;&#10;AI-generated content may be incorrect."/>
                    <pic:cNvPicPr/>
                  </pic:nvPicPr>
                  <pic:blipFill rotWithShape="1">
                    <a:blip r:embed="rId17"/>
                    <a:srcRect t="6632"/>
                    <a:stretch>
                      <a:fillRect/>
                    </a:stretch>
                  </pic:blipFill>
                  <pic:spPr bwMode="auto">
                    <a:xfrm>
                      <a:off x="0" y="0"/>
                      <a:ext cx="3482642" cy="1551127"/>
                    </a:xfrm>
                    <a:prstGeom prst="rect">
                      <a:avLst/>
                    </a:prstGeom>
                    <a:ln>
                      <a:noFill/>
                    </a:ln>
                    <a:extLst>
                      <a:ext uri="{53640926-AAD7-44D8-BBD7-CCE9431645EC}">
                        <a14:shadowObscured xmlns:a14="http://schemas.microsoft.com/office/drawing/2010/main"/>
                      </a:ext>
                    </a:extLst>
                  </pic:spPr>
                </pic:pic>
              </a:graphicData>
            </a:graphic>
          </wp:inline>
        </w:drawing>
      </w:r>
    </w:p>
    <w:p w14:paraId="1A544508" w14:textId="53B9FFEE" w:rsidR="00601D4C" w:rsidRPr="00C639C4" w:rsidRDefault="00601D4C" w:rsidP="00601D4C">
      <w:pPr>
        <w:jc w:val="center"/>
        <w:rPr>
          <w:i/>
          <w:iCs/>
          <w:color w:val="000000" w:themeColor="text1"/>
          <w:sz w:val="26"/>
          <w:szCs w:val="26"/>
        </w:rPr>
      </w:pPr>
      <w:r w:rsidRPr="00C639C4">
        <w:rPr>
          <w:i/>
          <w:iCs/>
          <w:color w:val="000000" w:themeColor="text1"/>
          <w:sz w:val="26"/>
          <w:szCs w:val="26"/>
        </w:rPr>
        <w:t xml:space="preserve">Hình </w:t>
      </w:r>
      <w:r w:rsidR="00C71735">
        <w:rPr>
          <w:i/>
          <w:iCs/>
          <w:color w:val="000000" w:themeColor="text1"/>
          <w:sz w:val="26"/>
          <w:szCs w:val="26"/>
        </w:rPr>
        <w:t>8</w:t>
      </w:r>
      <w:r w:rsidRPr="00C639C4">
        <w:rPr>
          <w:i/>
          <w:iCs/>
          <w:color w:val="000000" w:themeColor="text1"/>
          <w:sz w:val="26"/>
          <w:szCs w:val="26"/>
        </w:rPr>
        <w:t>. Kết quả category hiển thị trên file database</w:t>
      </w:r>
    </w:p>
    <w:p w14:paraId="2DE8F8BB" w14:textId="77777777" w:rsidR="00601D4C" w:rsidRPr="00FA3E36" w:rsidRDefault="00601D4C" w:rsidP="00601D4C">
      <w:pPr>
        <w:jc w:val="center"/>
        <w:rPr>
          <w:color w:val="000000" w:themeColor="text1"/>
          <w:sz w:val="26"/>
          <w:szCs w:val="26"/>
        </w:rPr>
      </w:pPr>
    </w:p>
    <w:p w14:paraId="5D9AF9F2" w14:textId="77777777" w:rsidR="00601D4C" w:rsidRPr="00FA3E36" w:rsidRDefault="00601D4C" w:rsidP="00601D4C">
      <w:pPr>
        <w:jc w:val="center"/>
        <w:rPr>
          <w:color w:val="000000" w:themeColor="text1"/>
          <w:sz w:val="26"/>
          <w:szCs w:val="26"/>
        </w:rPr>
      </w:pPr>
      <w:r w:rsidRPr="00FA3E36">
        <w:rPr>
          <w:color w:val="000000" w:themeColor="text1"/>
          <w:sz w:val="26"/>
          <w:szCs w:val="26"/>
        </w:rPr>
        <w:drawing>
          <wp:inline distT="0" distB="0" distL="0" distR="0" wp14:anchorId="66619872" wp14:editId="49223A82">
            <wp:extent cx="4747671" cy="1646063"/>
            <wp:effectExtent l="0" t="0" r="0" b="0"/>
            <wp:docPr id="590459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59161" name="Picture 1" descr="A screenshot of a computer&#10;&#10;AI-generated content may be incorrect."/>
                    <pic:cNvPicPr/>
                  </pic:nvPicPr>
                  <pic:blipFill>
                    <a:blip r:embed="rId18"/>
                    <a:stretch>
                      <a:fillRect/>
                    </a:stretch>
                  </pic:blipFill>
                  <pic:spPr>
                    <a:xfrm>
                      <a:off x="0" y="0"/>
                      <a:ext cx="4747671" cy="1646063"/>
                    </a:xfrm>
                    <a:prstGeom prst="rect">
                      <a:avLst/>
                    </a:prstGeom>
                  </pic:spPr>
                </pic:pic>
              </a:graphicData>
            </a:graphic>
          </wp:inline>
        </w:drawing>
      </w:r>
    </w:p>
    <w:p w14:paraId="1D7394DA" w14:textId="4DF85586" w:rsidR="00601D4C" w:rsidRPr="00A44541" w:rsidRDefault="00601D4C" w:rsidP="00601D4C">
      <w:pPr>
        <w:jc w:val="center"/>
        <w:rPr>
          <w:i/>
          <w:iCs/>
          <w:color w:val="000000" w:themeColor="text1"/>
          <w:sz w:val="26"/>
          <w:szCs w:val="26"/>
        </w:rPr>
      </w:pPr>
      <w:r w:rsidRPr="00A44541">
        <w:rPr>
          <w:i/>
          <w:iCs/>
          <w:color w:val="000000" w:themeColor="text1"/>
          <w:sz w:val="26"/>
          <w:szCs w:val="26"/>
        </w:rPr>
        <w:t xml:space="preserve">Hình </w:t>
      </w:r>
      <w:r w:rsidR="00C71735">
        <w:rPr>
          <w:i/>
          <w:iCs/>
          <w:color w:val="000000" w:themeColor="text1"/>
          <w:sz w:val="26"/>
          <w:szCs w:val="26"/>
        </w:rPr>
        <w:t>9</w:t>
      </w:r>
      <w:r w:rsidRPr="00A44541">
        <w:rPr>
          <w:i/>
          <w:iCs/>
          <w:color w:val="000000" w:themeColor="text1"/>
          <w:sz w:val="26"/>
          <w:szCs w:val="26"/>
        </w:rPr>
        <w:t>. Kết quả product hiển thị trên file database</w:t>
      </w:r>
    </w:p>
    <w:p w14:paraId="76224429" w14:textId="77777777" w:rsidR="00601D4C" w:rsidRPr="00FA3E36" w:rsidRDefault="00601D4C" w:rsidP="00601D4C">
      <w:pPr>
        <w:jc w:val="center"/>
        <w:rPr>
          <w:color w:val="000000" w:themeColor="text1"/>
          <w:sz w:val="26"/>
          <w:szCs w:val="26"/>
        </w:rPr>
      </w:pPr>
    </w:p>
    <w:p w14:paraId="1B9DD85A" w14:textId="77777777" w:rsidR="00601D4C" w:rsidRPr="00FA3E36" w:rsidRDefault="00601D4C" w:rsidP="00601D4C">
      <w:pPr>
        <w:jc w:val="center"/>
        <w:rPr>
          <w:color w:val="000000" w:themeColor="text1"/>
          <w:sz w:val="26"/>
          <w:szCs w:val="26"/>
        </w:rPr>
      </w:pPr>
      <w:r w:rsidRPr="00FA3E36">
        <w:rPr>
          <w:color w:val="000000" w:themeColor="text1"/>
          <w:sz w:val="26"/>
          <w:szCs w:val="26"/>
        </w:rPr>
        <w:drawing>
          <wp:inline distT="0" distB="0" distL="0" distR="0" wp14:anchorId="412B790C" wp14:editId="3BCFA9CF">
            <wp:extent cx="3629431" cy="2373385"/>
            <wp:effectExtent l="0" t="0" r="0" b="8255"/>
            <wp:docPr id="36636072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60727" name="Picture 1" descr="A screenshot of a phone&#10;&#10;AI-generated content may be incorrect."/>
                    <pic:cNvPicPr/>
                  </pic:nvPicPr>
                  <pic:blipFill rotWithShape="1">
                    <a:blip r:embed="rId19"/>
                    <a:srcRect l="7739" t="37984" r="7268" b="36362"/>
                    <a:stretch>
                      <a:fillRect/>
                    </a:stretch>
                  </pic:blipFill>
                  <pic:spPr bwMode="auto">
                    <a:xfrm>
                      <a:off x="0" y="0"/>
                      <a:ext cx="3630063" cy="2373798"/>
                    </a:xfrm>
                    <a:prstGeom prst="rect">
                      <a:avLst/>
                    </a:prstGeom>
                    <a:ln>
                      <a:noFill/>
                    </a:ln>
                    <a:extLst>
                      <a:ext uri="{53640926-AAD7-44D8-BBD7-CCE9431645EC}">
                        <a14:shadowObscured xmlns:a14="http://schemas.microsoft.com/office/drawing/2010/main"/>
                      </a:ext>
                    </a:extLst>
                  </pic:spPr>
                </pic:pic>
              </a:graphicData>
            </a:graphic>
          </wp:inline>
        </w:drawing>
      </w:r>
    </w:p>
    <w:p w14:paraId="1181A720" w14:textId="35D981B1" w:rsidR="00601D4C" w:rsidRPr="00A44541" w:rsidRDefault="00601D4C" w:rsidP="00601D4C">
      <w:pPr>
        <w:jc w:val="center"/>
        <w:rPr>
          <w:i/>
          <w:iCs/>
          <w:color w:val="000000" w:themeColor="text1"/>
          <w:sz w:val="26"/>
          <w:szCs w:val="26"/>
        </w:rPr>
      </w:pPr>
      <w:r w:rsidRPr="00A44541">
        <w:rPr>
          <w:i/>
          <w:iCs/>
          <w:color w:val="000000" w:themeColor="text1"/>
          <w:sz w:val="26"/>
          <w:szCs w:val="26"/>
        </w:rPr>
        <w:t xml:space="preserve">Hình </w:t>
      </w:r>
      <w:r w:rsidR="00C71735">
        <w:rPr>
          <w:i/>
          <w:iCs/>
          <w:color w:val="000000" w:themeColor="text1"/>
          <w:sz w:val="26"/>
          <w:szCs w:val="26"/>
        </w:rPr>
        <w:t>10</w:t>
      </w:r>
      <w:r w:rsidRPr="00A44541">
        <w:rPr>
          <w:i/>
          <w:iCs/>
          <w:color w:val="000000" w:themeColor="text1"/>
          <w:sz w:val="26"/>
          <w:szCs w:val="26"/>
        </w:rPr>
        <w:t>. Xoá toàn bộ dữ liệu</w:t>
      </w:r>
    </w:p>
    <w:p w14:paraId="35F53378" w14:textId="77777777" w:rsidR="00601D4C" w:rsidRPr="00FA3E36" w:rsidRDefault="00601D4C" w:rsidP="00601D4C">
      <w:pPr>
        <w:jc w:val="center"/>
        <w:rPr>
          <w:color w:val="000000" w:themeColor="text1"/>
          <w:sz w:val="26"/>
          <w:szCs w:val="26"/>
        </w:rPr>
      </w:pPr>
      <w:r w:rsidRPr="00FA3E36">
        <w:rPr>
          <w:color w:val="000000" w:themeColor="text1"/>
          <w:sz w:val="26"/>
          <w:szCs w:val="26"/>
        </w:rPr>
        <w:drawing>
          <wp:inline distT="0" distB="0" distL="0" distR="0" wp14:anchorId="28B24BFB" wp14:editId="5B19B798">
            <wp:extent cx="2891564" cy="3389012"/>
            <wp:effectExtent l="0" t="0" r="4445" b="1905"/>
            <wp:docPr id="28787238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2386" name="Picture 1" descr="A screenshot of a phone&#10;&#10;AI-generated content may be incorrect."/>
                    <pic:cNvPicPr/>
                  </pic:nvPicPr>
                  <pic:blipFill rotWithShape="1">
                    <a:blip r:embed="rId20"/>
                    <a:srcRect b="45903"/>
                    <a:stretch>
                      <a:fillRect/>
                    </a:stretch>
                  </pic:blipFill>
                  <pic:spPr bwMode="auto">
                    <a:xfrm>
                      <a:off x="0" y="0"/>
                      <a:ext cx="2900840" cy="3399884"/>
                    </a:xfrm>
                    <a:prstGeom prst="rect">
                      <a:avLst/>
                    </a:prstGeom>
                    <a:ln>
                      <a:noFill/>
                    </a:ln>
                    <a:extLst>
                      <a:ext uri="{53640926-AAD7-44D8-BBD7-CCE9431645EC}">
                        <a14:shadowObscured xmlns:a14="http://schemas.microsoft.com/office/drawing/2010/main"/>
                      </a:ext>
                    </a:extLst>
                  </pic:spPr>
                </pic:pic>
              </a:graphicData>
            </a:graphic>
          </wp:inline>
        </w:drawing>
      </w:r>
    </w:p>
    <w:p w14:paraId="1AC448F4" w14:textId="41532FF9" w:rsidR="00601D4C" w:rsidRPr="00A44541" w:rsidRDefault="00601D4C" w:rsidP="00601D4C">
      <w:pPr>
        <w:jc w:val="center"/>
        <w:rPr>
          <w:i/>
          <w:iCs/>
          <w:color w:val="000000" w:themeColor="text1"/>
          <w:sz w:val="26"/>
          <w:szCs w:val="26"/>
        </w:rPr>
      </w:pPr>
      <w:r w:rsidRPr="00A44541">
        <w:rPr>
          <w:i/>
          <w:iCs/>
          <w:color w:val="000000" w:themeColor="text1"/>
          <w:sz w:val="26"/>
          <w:szCs w:val="26"/>
        </w:rPr>
        <w:t xml:space="preserve">Hình </w:t>
      </w:r>
      <w:r w:rsidR="00C71735">
        <w:rPr>
          <w:i/>
          <w:iCs/>
          <w:color w:val="000000" w:themeColor="text1"/>
          <w:sz w:val="26"/>
          <w:szCs w:val="26"/>
        </w:rPr>
        <w:t>11</w:t>
      </w:r>
      <w:r w:rsidRPr="00A44541">
        <w:rPr>
          <w:i/>
          <w:iCs/>
          <w:color w:val="000000" w:themeColor="text1"/>
          <w:sz w:val="26"/>
          <w:szCs w:val="26"/>
        </w:rPr>
        <w:t>. Hiển thị toàn bộ dữ liệu trên tab SQLite</w:t>
      </w:r>
    </w:p>
    <w:p w14:paraId="772F819E" w14:textId="77777777" w:rsidR="00601D4C" w:rsidRPr="00FA3E36" w:rsidRDefault="00601D4C" w:rsidP="00601D4C">
      <w:pPr>
        <w:jc w:val="center"/>
        <w:rPr>
          <w:color w:val="000000" w:themeColor="text1"/>
          <w:sz w:val="26"/>
          <w:szCs w:val="26"/>
        </w:rPr>
      </w:pPr>
    </w:p>
    <w:p w14:paraId="748C8773" w14:textId="77777777" w:rsidR="00601D4C" w:rsidRPr="00FA3E36" w:rsidRDefault="00601D4C" w:rsidP="00601D4C">
      <w:pPr>
        <w:jc w:val="center"/>
        <w:rPr>
          <w:color w:val="000000" w:themeColor="text1"/>
          <w:sz w:val="26"/>
          <w:szCs w:val="26"/>
        </w:rPr>
      </w:pPr>
      <w:r w:rsidRPr="00FA3E36">
        <w:rPr>
          <w:color w:val="000000" w:themeColor="text1"/>
          <w:sz w:val="26"/>
          <w:szCs w:val="26"/>
        </w:rPr>
        <w:drawing>
          <wp:inline distT="0" distB="0" distL="0" distR="0" wp14:anchorId="04A53324" wp14:editId="50A7954A">
            <wp:extent cx="3271028" cy="3910988"/>
            <wp:effectExtent l="0" t="0" r="5715" b="0"/>
            <wp:docPr id="144371060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10601" name="Picture 1" descr="A screenshot of a phone&#10;&#10;AI-generated content may be incorrect."/>
                    <pic:cNvPicPr/>
                  </pic:nvPicPr>
                  <pic:blipFill rotWithShape="1">
                    <a:blip r:embed="rId21"/>
                    <a:srcRect b="44812"/>
                    <a:stretch>
                      <a:fillRect/>
                    </a:stretch>
                  </pic:blipFill>
                  <pic:spPr bwMode="auto">
                    <a:xfrm>
                      <a:off x="0" y="0"/>
                      <a:ext cx="3279603" cy="3921241"/>
                    </a:xfrm>
                    <a:prstGeom prst="rect">
                      <a:avLst/>
                    </a:prstGeom>
                    <a:ln>
                      <a:noFill/>
                    </a:ln>
                    <a:extLst>
                      <a:ext uri="{53640926-AAD7-44D8-BBD7-CCE9431645EC}">
                        <a14:shadowObscured xmlns:a14="http://schemas.microsoft.com/office/drawing/2010/main"/>
                      </a:ext>
                    </a:extLst>
                  </pic:spPr>
                </pic:pic>
              </a:graphicData>
            </a:graphic>
          </wp:inline>
        </w:drawing>
      </w:r>
    </w:p>
    <w:p w14:paraId="6A74EBD1" w14:textId="4E5C4772" w:rsidR="00DF1131" w:rsidRPr="00A44541" w:rsidRDefault="00601D4C" w:rsidP="00A44541">
      <w:pPr>
        <w:jc w:val="center"/>
        <w:rPr>
          <w:i/>
          <w:iCs/>
          <w:color w:val="000000" w:themeColor="text1"/>
          <w:sz w:val="26"/>
          <w:szCs w:val="26"/>
          <w:lang w:val="vi-VN"/>
        </w:rPr>
      </w:pPr>
      <w:r w:rsidRPr="00A44541">
        <w:rPr>
          <w:i/>
          <w:iCs/>
          <w:color w:val="000000" w:themeColor="text1"/>
          <w:sz w:val="26"/>
          <w:szCs w:val="26"/>
        </w:rPr>
        <w:t xml:space="preserve">Hình </w:t>
      </w:r>
      <w:r w:rsidR="00C71735">
        <w:rPr>
          <w:i/>
          <w:iCs/>
          <w:color w:val="000000" w:themeColor="text1"/>
          <w:sz w:val="26"/>
          <w:szCs w:val="26"/>
        </w:rPr>
        <w:t>12</w:t>
      </w:r>
      <w:r w:rsidRPr="00A44541">
        <w:rPr>
          <w:i/>
          <w:iCs/>
          <w:color w:val="000000" w:themeColor="text1"/>
          <w:sz w:val="26"/>
          <w:szCs w:val="26"/>
        </w:rPr>
        <w:t>. Hiển thị toàn bộ dữ liệu trên tab Drift</w:t>
      </w:r>
    </w:p>
    <w:p w14:paraId="467FA0D8" w14:textId="624A0AC2" w:rsidR="00A2585C" w:rsidRPr="007E18AA" w:rsidRDefault="00A2585C" w:rsidP="00A2585C">
      <w:pPr>
        <w:pStyle w:val="Heading2"/>
        <w:rPr>
          <w:rFonts w:ascii="Times New Roman" w:hAnsi="Times New Roman" w:cs="Times New Roman"/>
          <w:b/>
          <w:bCs/>
          <w:color w:val="000000" w:themeColor="text1"/>
        </w:rPr>
      </w:pPr>
      <w:bookmarkStart w:id="18" w:name="_Toc212377732"/>
      <w:r w:rsidRPr="007E18AA">
        <w:rPr>
          <w:rFonts w:ascii="Times New Roman" w:hAnsi="Times New Roman" w:cs="Times New Roman"/>
          <w:b/>
          <w:bCs/>
          <w:color w:val="000000" w:themeColor="text1"/>
        </w:rPr>
        <w:t>3.2. Các hàm benchmark và phương pháp đo hiệu năng</w:t>
      </w:r>
      <w:bookmarkEnd w:id="18"/>
    </w:p>
    <w:p w14:paraId="294A48E0" w14:textId="77777777" w:rsidR="00A2585C" w:rsidRPr="00A2585C" w:rsidRDefault="00A2585C" w:rsidP="00A2585C">
      <w:pPr>
        <w:rPr>
          <w:rFonts w:cs="Times New Roman"/>
          <w:color w:val="000000" w:themeColor="text1"/>
          <w:sz w:val="26"/>
          <w:szCs w:val="26"/>
        </w:rPr>
      </w:pPr>
      <w:r w:rsidRPr="00A2585C">
        <w:rPr>
          <w:rFonts w:cs="Times New Roman"/>
          <w:color w:val="000000" w:themeColor="text1"/>
          <w:sz w:val="26"/>
          <w:szCs w:val="26"/>
        </w:rPr>
        <w:t>Các hàm kiểm thử hiệu năng bao gồm:</w:t>
      </w:r>
    </w:p>
    <w:p w14:paraId="21DA7B04" w14:textId="77777777" w:rsidR="00A2585C" w:rsidRPr="00A2585C" w:rsidRDefault="00A2585C" w:rsidP="00A2585C">
      <w:pPr>
        <w:numPr>
          <w:ilvl w:val="0"/>
          <w:numId w:val="20"/>
        </w:numPr>
        <w:rPr>
          <w:rFonts w:cs="Times New Roman"/>
          <w:color w:val="000000" w:themeColor="text1"/>
          <w:sz w:val="26"/>
          <w:szCs w:val="26"/>
        </w:rPr>
      </w:pPr>
      <w:r w:rsidRPr="00A2585C">
        <w:rPr>
          <w:rFonts w:cs="Times New Roman"/>
          <w:color w:val="000000" w:themeColor="text1"/>
          <w:sz w:val="26"/>
          <w:szCs w:val="26"/>
        </w:rPr>
        <w:t>benchmarkSQLiteInsert() / benchmarkDriftInsert(): đo tốc độ thêm dữ liệu hàng loạt.</w:t>
      </w:r>
    </w:p>
    <w:p w14:paraId="55AE006C" w14:textId="77777777" w:rsidR="00A2585C" w:rsidRPr="00A2585C" w:rsidRDefault="00A2585C" w:rsidP="00A2585C">
      <w:pPr>
        <w:numPr>
          <w:ilvl w:val="0"/>
          <w:numId w:val="20"/>
        </w:numPr>
        <w:rPr>
          <w:rFonts w:cs="Times New Roman"/>
          <w:color w:val="000000" w:themeColor="text1"/>
          <w:sz w:val="26"/>
          <w:szCs w:val="26"/>
        </w:rPr>
      </w:pPr>
      <w:r w:rsidRPr="00A2585C">
        <w:rPr>
          <w:rFonts w:cs="Times New Roman"/>
          <w:color w:val="000000" w:themeColor="text1"/>
          <w:sz w:val="26"/>
          <w:szCs w:val="26"/>
        </w:rPr>
        <w:lastRenderedPageBreak/>
        <w:t>benchmarkSQLiteQuery() / benchmarkDriftQuery(): đo tốc độ đọc toàn bộ dữ liệu.</w:t>
      </w:r>
    </w:p>
    <w:p w14:paraId="0F532360" w14:textId="77777777" w:rsidR="00A2585C" w:rsidRPr="00A2585C" w:rsidRDefault="00A2585C" w:rsidP="00A2585C">
      <w:pPr>
        <w:numPr>
          <w:ilvl w:val="0"/>
          <w:numId w:val="20"/>
        </w:numPr>
        <w:rPr>
          <w:rFonts w:cs="Times New Roman"/>
          <w:color w:val="000000" w:themeColor="text1"/>
          <w:sz w:val="26"/>
          <w:szCs w:val="26"/>
        </w:rPr>
      </w:pPr>
      <w:r w:rsidRPr="00A2585C">
        <w:rPr>
          <w:rFonts w:cs="Times New Roman"/>
          <w:color w:val="000000" w:themeColor="text1"/>
          <w:sz w:val="26"/>
          <w:szCs w:val="26"/>
        </w:rPr>
        <w:t>benchmarkSQLiteJoin() / benchmarkDriftJoin(): đo tốc độ kết hợp bảng.</w:t>
      </w:r>
    </w:p>
    <w:p w14:paraId="0380E22F" w14:textId="77777777" w:rsidR="00A2585C" w:rsidRPr="00A2585C" w:rsidRDefault="00A2585C" w:rsidP="00A2585C">
      <w:pPr>
        <w:numPr>
          <w:ilvl w:val="0"/>
          <w:numId w:val="20"/>
        </w:numPr>
        <w:rPr>
          <w:rFonts w:cs="Times New Roman"/>
          <w:color w:val="000000" w:themeColor="text1"/>
          <w:sz w:val="26"/>
          <w:szCs w:val="26"/>
        </w:rPr>
      </w:pPr>
      <w:r w:rsidRPr="00A2585C">
        <w:rPr>
          <w:rFonts w:cs="Times New Roman"/>
          <w:color w:val="000000" w:themeColor="text1"/>
          <w:sz w:val="26"/>
          <w:szCs w:val="26"/>
        </w:rPr>
        <w:t>benchmarkSQLiteSearch() / benchmarkDriftSearch(): tìm kiếm theo tên sản phẩm.</w:t>
      </w:r>
    </w:p>
    <w:p w14:paraId="0271E36B" w14:textId="77777777" w:rsidR="00A2585C" w:rsidRPr="00A2585C" w:rsidRDefault="00A2585C" w:rsidP="00A2585C">
      <w:pPr>
        <w:numPr>
          <w:ilvl w:val="0"/>
          <w:numId w:val="20"/>
        </w:numPr>
        <w:rPr>
          <w:rFonts w:cs="Times New Roman"/>
          <w:color w:val="000000" w:themeColor="text1"/>
          <w:sz w:val="26"/>
          <w:szCs w:val="26"/>
        </w:rPr>
      </w:pPr>
      <w:r w:rsidRPr="00A2585C">
        <w:rPr>
          <w:rFonts w:cs="Times New Roman"/>
          <w:color w:val="000000" w:themeColor="text1"/>
          <w:sz w:val="26"/>
          <w:szCs w:val="26"/>
        </w:rPr>
        <w:t>benchmarkSQLiteAggregate() / benchmarkDriftAggregate(): tính toán tổng hợp.</w:t>
      </w:r>
    </w:p>
    <w:p w14:paraId="662E3824" w14:textId="77777777" w:rsidR="00A2585C" w:rsidRPr="00A2585C" w:rsidRDefault="00A2585C" w:rsidP="00A2585C">
      <w:pPr>
        <w:rPr>
          <w:rFonts w:cs="Times New Roman"/>
          <w:color w:val="000000" w:themeColor="text1"/>
          <w:sz w:val="26"/>
          <w:szCs w:val="26"/>
        </w:rPr>
      </w:pPr>
      <w:r w:rsidRPr="00A2585C">
        <w:rPr>
          <w:rFonts w:cs="Times New Roman"/>
          <w:b/>
          <w:color w:val="000000" w:themeColor="text1"/>
          <w:sz w:val="26"/>
          <w:szCs w:val="26"/>
        </w:rPr>
        <w:t>Công cụ đo:</w:t>
      </w:r>
      <w:r w:rsidRPr="00A2585C">
        <w:rPr>
          <w:rFonts w:cs="Times New Roman"/>
          <w:color w:val="000000" w:themeColor="text1"/>
          <w:sz w:val="26"/>
          <w:szCs w:val="26"/>
        </w:rPr>
        <w:br/>
        <w:t>Sử dụng Stopwatch của Dart để ghi lại thời gian thực thi từng phép thử (tính bằng mili giây).</w:t>
      </w:r>
    </w:p>
    <w:p w14:paraId="07A1D7F0" w14:textId="7CCEF760" w:rsidR="0017561F" w:rsidRPr="00B32CCB" w:rsidRDefault="001F13C6" w:rsidP="0003522D">
      <w:pPr>
        <w:pStyle w:val="Heading1"/>
        <w:rPr>
          <w:rFonts w:ascii="Times New Roman" w:hAnsi="Times New Roman" w:cs="Times New Roman"/>
          <w:color w:val="000000" w:themeColor="text1"/>
        </w:rPr>
      </w:pPr>
      <w:bookmarkStart w:id="19" w:name="_Toc212377733"/>
      <w:r w:rsidRPr="007E18AA">
        <w:rPr>
          <w:rFonts w:ascii="Times New Roman" w:hAnsi="Times New Roman" w:cs="Times New Roman"/>
          <w:b/>
          <w:bCs/>
          <w:color w:val="000000" w:themeColor="text1"/>
        </w:rPr>
        <w:t xml:space="preserve">IV. </w:t>
      </w:r>
      <w:r w:rsidR="0003522D" w:rsidRPr="007E18AA">
        <w:rPr>
          <w:rFonts w:ascii="Times New Roman" w:hAnsi="Times New Roman" w:cs="Times New Roman"/>
          <w:b/>
          <w:bCs/>
          <w:color w:val="000000" w:themeColor="text1"/>
        </w:rPr>
        <w:t>Kết quả thực nghiệm</w:t>
      </w:r>
      <w:bookmarkEnd w:id="19"/>
    </w:p>
    <w:p w14:paraId="7D53DB04" w14:textId="1D3D3D4B" w:rsidR="00912270" w:rsidRPr="00B32CCB" w:rsidRDefault="004B433A" w:rsidP="00912270">
      <w:pPr>
        <w:jc w:val="center"/>
        <w:rPr>
          <w:rFonts w:cs="Times New Roman"/>
          <w:color w:val="000000" w:themeColor="text1"/>
        </w:rPr>
      </w:pPr>
      <w:r w:rsidRPr="00B32CCB">
        <w:rPr>
          <w:rFonts w:cs="Times New Roman"/>
          <w:color w:val="000000" w:themeColor="text1"/>
        </w:rPr>
        <w:drawing>
          <wp:inline distT="0" distB="0" distL="0" distR="0" wp14:anchorId="21652F07" wp14:editId="0C55A650">
            <wp:extent cx="1697181" cy="3676847"/>
            <wp:effectExtent l="0" t="0" r="0" b="0"/>
            <wp:docPr id="13441495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4193" cy="3713702"/>
                    </a:xfrm>
                    <a:prstGeom prst="rect">
                      <a:avLst/>
                    </a:prstGeom>
                    <a:noFill/>
                    <a:ln>
                      <a:noFill/>
                    </a:ln>
                  </pic:spPr>
                </pic:pic>
              </a:graphicData>
            </a:graphic>
          </wp:inline>
        </w:drawing>
      </w:r>
    </w:p>
    <w:p w14:paraId="641E1A45" w14:textId="3E4C37D4" w:rsidR="005F2E3A" w:rsidRPr="00A44541" w:rsidRDefault="00912270" w:rsidP="00912270">
      <w:pPr>
        <w:jc w:val="center"/>
        <w:rPr>
          <w:rFonts w:cs="Times New Roman"/>
          <w:i/>
          <w:iCs/>
          <w:color w:val="000000" w:themeColor="text1"/>
          <w:sz w:val="26"/>
          <w:szCs w:val="26"/>
        </w:rPr>
      </w:pPr>
      <w:r w:rsidRPr="00A44541">
        <w:rPr>
          <w:rFonts w:cs="Times New Roman"/>
          <w:i/>
          <w:iCs/>
          <w:color w:val="000000" w:themeColor="text1"/>
          <w:sz w:val="26"/>
          <w:szCs w:val="26"/>
        </w:rPr>
        <w:t xml:space="preserve">Hình </w:t>
      </w:r>
      <w:r w:rsidR="00C71735">
        <w:rPr>
          <w:rFonts w:cs="Times New Roman"/>
          <w:i/>
          <w:iCs/>
          <w:color w:val="000000" w:themeColor="text1"/>
          <w:sz w:val="26"/>
          <w:szCs w:val="26"/>
        </w:rPr>
        <w:t>13</w:t>
      </w:r>
      <w:r w:rsidRPr="00A44541">
        <w:rPr>
          <w:rFonts w:cs="Times New Roman"/>
          <w:i/>
          <w:iCs/>
          <w:color w:val="000000" w:themeColor="text1"/>
          <w:sz w:val="26"/>
          <w:szCs w:val="26"/>
        </w:rPr>
        <w:t>. Kết quả chạy benchmark</w:t>
      </w:r>
    </w:p>
    <w:p w14:paraId="32844E66" w14:textId="21A748AC" w:rsidR="00726560" w:rsidRPr="007E18AA" w:rsidRDefault="00726560" w:rsidP="00726560">
      <w:pPr>
        <w:pStyle w:val="Heading2"/>
        <w:rPr>
          <w:rFonts w:ascii="Times New Roman" w:hAnsi="Times New Roman" w:cs="Times New Roman"/>
          <w:b/>
          <w:bCs/>
          <w:color w:val="000000" w:themeColor="text1"/>
        </w:rPr>
      </w:pPr>
      <w:bookmarkStart w:id="20" w:name="_Toc212377734"/>
      <w:r w:rsidRPr="007E18AA">
        <w:rPr>
          <w:rFonts w:ascii="Times New Roman" w:hAnsi="Times New Roman" w:cs="Times New Roman"/>
          <w:b/>
          <w:bCs/>
          <w:color w:val="000000" w:themeColor="text1"/>
        </w:rPr>
        <w:t>4.1. Kết quả đo thời gian thực thi</w:t>
      </w:r>
      <w:bookmarkEnd w:id="20"/>
    </w:p>
    <w:tbl>
      <w:tblPr>
        <w:tblStyle w:val="TableGrid"/>
        <w:tblW w:w="0" w:type="auto"/>
        <w:jc w:val="center"/>
        <w:tblLook w:val="04A0" w:firstRow="1" w:lastRow="0" w:firstColumn="1" w:lastColumn="0" w:noHBand="0" w:noVBand="1"/>
      </w:tblPr>
      <w:tblGrid>
        <w:gridCol w:w="1754"/>
        <w:gridCol w:w="1105"/>
        <w:gridCol w:w="975"/>
        <w:gridCol w:w="4340"/>
      </w:tblGrid>
      <w:tr w:rsidR="006212C8" w:rsidRPr="00FA3E36" w14:paraId="46D530B8" w14:textId="77777777" w:rsidTr="008C6054">
        <w:trPr>
          <w:jc w:val="center"/>
        </w:trPr>
        <w:tc>
          <w:tcPr>
            <w:tcW w:w="0" w:type="auto"/>
            <w:hideMark/>
          </w:tcPr>
          <w:p w14:paraId="3499A93A" w14:textId="77777777" w:rsidR="006212C8" w:rsidRPr="006212C8" w:rsidRDefault="006212C8" w:rsidP="006212C8">
            <w:pPr>
              <w:spacing w:after="160" w:line="259" w:lineRule="auto"/>
              <w:rPr>
                <w:rFonts w:cs="Times New Roman"/>
                <w:b/>
                <w:color w:val="000000" w:themeColor="text1"/>
                <w:sz w:val="26"/>
                <w:szCs w:val="26"/>
              </w:rPr>
            </w:pPr>
            <w:r w:rsidRPr="006212C8">
              <w:rPr>
                <w:rFonts w:cs="Times New Roman"/>
                <w:b/>
                <w:color w:val="000000" w:themeColor="text1"/>
                <w:sz w:val="26"/>
                <w:szCs w:val="26"/>
              </w:rPr>
              <w:t>Phép đo</w:t>
            </w:r>
          </w:p>
        </w:tc>
        <w:tc>
          <w:tcPr>
            <w:tcW w:w="0" w:type="auto"/>
            <w:hideMark/>
          </w:tcPr>
          <w:p w14:paraId="05FDD756" w14:textId="77777777" w:rsidR="006212C8" w:rsidRPr="006212C8" w:rsidRDefault="006212C8" w:rsidP="006212C8">
            <w:pPr>
              <w:spacing w:after="160" w:line="259" w:lineRule="auto"/>
              <w:rPr>
                <w:rFonts w:cs="Times New Roman"/>
                <w:b/>
                <w:color w:val="000000" w:themeColor="text1"/>
                <w:sz w:val="26"/>
                <w:szCs w:val="26"/>
              </w:rPr>
            </w:pPr>
            <w:r w:rsidRPr="006212C8">
              <w:rPr>
                <w:rFonts w:cs="Times New Roman"/>
                <w:b/>
                <w:color w:val="000000" w:themeColor="text1"/>
                <w:sz w:val="26"/>
                <w:szCs w:val="26"/>
              </w:rPr>
              <w:t>SQLite</w:t>
            </w:r>
          </w:p>
        </w:tc>
        <w:tc>
          <w:tcPr>
            <w:tcW w:w="0" w:type="auto"/>
            <w:hideMark/>
          </w:tcPr>
          <w:p w14:paraId="763AB9BB" w14:textId="77777777" w:rsidR="006212C8" w:rsidRPr="006212C8" w:rsidRDefault="006212C8" w:rsidP="006212C8">
            <w:pPr>
              <w:spacing w:after="160" w:line="259" w:lineRule="auto"/>
              <w:rPr>
                <w:rFonts w:cs="Times New Roman"/>
                <w:b/>
                <w:color w:val="000000" w:themeColor="text1"/>
                <w:sz w:val="26"/>
                <w:szCs w:val="26"/>
              </w:rPr>
            </w:pPr>
            <w:r w:rsidRPr="006212C8">
              <w:rPr>
                <w:rFonts w:cs="Times New Roman"/>
                <w:b/>
                <w:color w:val="000000" w:themeColor="text1"/>
                <w:sz w:val="26"/>
                <w:szCs w:val="26"/>
              </w:rPr>
              <w:t>Drift</w:t>
            </w:r>
          </w:p>
        </w:tc>
        <w:tc>
          <w:tcPr>
            <w:tcW w:w="0" w:type="auto"/>
            <w:hideMark/>
          </w:tcPr>
          <w:p w14:paraId="45F443AD" w14:textId="28FC68BA" w:rsidR="006212C8" w:rsidRPr="006212C8" w:rsidRDefault="008C6054" w:rsidP="006212C8">
            <w:pPr>
              <w:spacing w:after="160" w:line="259" w:lineRule="auto"/>
              <w:rPr>
                <w:rFonts w:cs="Times New Roman"/>
                <w:b/>
                <w:color w:val="000000" w:themeColor="text1"/>
                <w:sz w:val="26"/>
                <w:szCs w:val="26"/>
                <w:lang w:val="vi-VN"/>
              </w:rPr>
            </w:pPr>
            <w:r w:rsidRPr="00FA3E36">
              <w:rPr>
                <w:rFonts w:cs="Times New Roman"/>
                <w:b/>
                <w:color w:val="000000" w:themeColor="text1"/>
                <w:sz w:val="26"/>
                <w:szCs w:val="26"/>
                <w:lang w:val="vi-VN"/>
              </w:rPr>
              <w:t>Nhận xét</w:t>
            </w:r>
          </w:p>
        </w:tc>
      </w:tr>
      <w:tr w:rsidR="006212C8" w:rsidRPr="00FA3E36" w14:paraId="13D27D12" w14:textId="77777777" w:rsidTr="008C6054">
        <w:trPr>
          <w:jc w:val="center"/>
        </w:trPr>
        <w:tc>
          <w:tcPr>
            <w:tcW w:w="0" w:type="auto"/>
            <w:hideMark/>
          </w:tcPr>
          <w:p w14:paraId="7BBAD9C2" w14:textId="5E20C3C3"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Batch Insert</w:t>
            </w:r>
          </w:p>
        </w:tc>
        <w:tc>
          <w:tcPr>
            <w:tcW w:w="0" w:type="auto"/>
            <w:hideMark/>
          </w:tcPr>
          <w:p w14:paraId="4A40DC4A" w14:textId="77777777"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2019 ms</w:t>
            </w:r>
          </w:p>
        </w:tc>
        <w:tc>
          <w:tcPr>
            <w:tcW w:w="0" w:type="auto"/>
            <w:hideMark/>
          </w:tcPr>
          <w:p w14:paraId="354FE39E" w14:textId="77777777"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984 ms</w:t>
            </w:r>
          </w:p>
        </w:tc>
        <w:tc>
          <w:tcPr>
            <w:tcW w:w="0" w:type="auto"/>
            <w:hideMark/>
          </w:tcPr>
          <w:p w14:paraId="54DBEAFB" w14:textId="77777777"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Drift nhanh hơn ~2 lần</w:t>
            </w:r>
          </w:p>
        </w:tc>
      </w:tr>
      <w:tr w:rsidR="006212C8" w:rsidRPr="00FA3E36" w14:paraId="55C2443F" w14:textId="77777777" w:rsidTr="008C6054">
        <w:trPr>
          <w:jc w:val="center"/>
        </w:trPr>
        <w:tc>
          <w:tcPr>
            <w:tcW w:w="0" w:type="auto"/>
            <w:hideMark/>
          </w:tcPr>
          <w:p w14:paraId="0D14E5DF" w14:textId="2A02EA5B"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Query All</w:t>
            </w:r>
          </w:p>
        </w:tc>
        <w:tc>
          <w:tcPr>
            <w:tcW w:w="0" w:type="auto"/>
            <w:hideMark/>
          </w:tcPr>
          <w:p w14:paraId="75C356AD" w14:textId="77777777"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457 ms</w:t>
            </w:r>
          </w:p>
        </w:tc>
        <w:tc>
          <w:tcPr>
            <w:tcW w:w="0" w:type="auto"/>
            <w:hideMark/>
          </w:tcPr>
          <w:p w14:paraId="61E133AA" w14:textId="77777777"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257 ms</w:t>
            </w:r>
          </w:p>
        </w:tc>
        <w:tc>
          <w:tcPr>
            <w:tcW w:w="0" w:type="auto"/>
            <w:hideMark/>
          </w:tcPr>
          <w:p w14:paraId="1787F4AD" w14:textId="77777777"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Drift tối ưu nhờ caching</w:t>
            </w:r>
          </w:p>
        </w:tc>
      </w:tr>
      <w:tr w:rsidR="006212C8" w:rsidRPr="00FA3E36" w14:paraId="2765E717" w14:textId="77777777" w:rsidTr="008C6054">
        <w:trPr>
          <w:jc w:val="center"/>
        </w:trPr>
        <w:tc>
          <w:tcPr>
            <w:tcW w:w="0" w:type="auto"/>
            <w:hideMark/>
          </w:tcPr>
          <w:p w14:paraId="18C115F5" w14:textId="4CE568B8"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JOIN Query</w:t>
            </w:r>
          </w:p>
        </w:tc>
        <w:tc>
          <w:tcPr>
            <w:tcW w:w="0" w:type="auto"/>
            <w:hideMark/>
          </w:tcPr>
          <w:p w14:paraId="42740F27" w14:textId="77777777"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3 ms</w:t>
            </w:r>
          </w:p>
        </w:tc>
        <w:tc>
          <w:tcPr>
            <w:tcW w:w="0" w:type="auto"/>
            <w:hideMark/>
          </w:tcPr>
          <w:p w14:paraId="79761904" w14:textId="77777777"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64 ms</w:t>
            </w:r>
          </w:p>
        </w:tc>
        <w:tc>
          <w:tcPr>
            <w:tcW w:w="0" w:type="auto"/>
            <w:hideMark/>
          </w:tcPr>
          <w:p w14:paraId="42AAA417" w14:textId="77777777"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SQLite tối ưu hơn ở JOIN</w:t>
            </w:r>
          </w:p>
        </w:tc>
      </w:tr>
      <w:tr w:rsidR="006212C8" w:rsidRPr="00FA3E36" w14:paraId="400D46B0" w14:textId="77777777" w:rsidTr="008C6054">
        <w:trPr>
          <w:jc w:val="center"/>
        </w:trPr>
        <w:tc>
          <w:tcPr>
            <w:tcW w:w="0" w:type="auto"/>
            <w:hideMark/>
          </w:tcPr>
          <w:p w14:paraId="0B5F23F1" w14:textId="17EF3582"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Search (LIKE)</w:t>
            </w:r>
          </w:p>
        </w:tc>
        <w:tc>
          <w:tcPr>
            <w:tcW w:w="0" w:type="auto"/>
            <w:hideMark/>
          </w:tcPr>
          <w:p w14:paraId="5BF28C12" w14:textId="77777777"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116 ms</w:t>
            </w:r>
          </w:p>
        </w:tc>
        <w:tc>
          <w:tcPr>
            <w:tcW w:w="0" w:type="auto"/>
            <w:hideMark/>
          </w:tcPr>
          <w:p w14:paraId="02F47F3C" w14:textId="77777777"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84 ms</w:t>
            </w:r>
          </w:p>
        </w:tc>
        <w:tc>
          <w:tcPr>
            <w:tcW w:w="0" w:type="auto"/>
            <w:hideMark/>
          </w:tcPr>
          <w:p w14:paraId="78C1DB76" w14:textId="77777777"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Drift xử lý tốt nhờ async</w:t>
            </w:r>
          </w:p>
        </w:tc>
      </w:tr>
      <w:tr w:rsidR="006212C8" w:rsidRPr="00FA3E36" w14:paraId="24E2CF90" w14:textId="77777777" w:rsidTr="008C6054">
        <w:trPr>
          <w:jc w:val="center"/>
        </w:trPr>
        <w:tc>
          <w:tcPr>
            <w:tcW w:w="0" w:type="auto"/>
            <w:hideMark/>
          </w:tcPr>
          <w:p w14:paraId="585DB26A" w14:textId="3121AA13"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Aggregate</w:t>
            </w:r>
          </w:p>
        </w:tc>
        <w:tc>
          <w:tcPr>
            <w:tcW w:w="0" w:type="auto"/>
            <w:hideMark/>
          </w:tcPr>
          <w:p w14:paraId="1D927C9A" w14:textId="77777777"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4 ms</w:t>
            </w:r>
          </w:p>
        </w:tc>
        <w:tc>
          <w:tcPr>
            <w:tcW w:w="0" w:type="auto"/>
            <w:hideMark/>
          </w:tcPr>
          <w:p w14:paraId="17C2EF99" w14:textId="77777777"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56 ms</w:t>
            </w:r>
          </w:p>
        </w:tc>
        <w:tc>
          <w:tcPr>
            <w:tcW w:w="0" w:type="auto"/>
            <w:hideMark/>
          </w:tcPr>
          <w:p w14:paraId="2C6E7748" w14:textId="77777777" w:rsidR="006212C8" w:rsidRPr="006212C8" w:rsidRDefault="006212C8" w:rsidP="006212C8">
            <w:pPr>
              <w:spacing w:after="160" w:line="259" w:lineRule="auto"/>
              <w:rPr>
                <w:rFonts w:cs="Times New Roman"/>
                <w:color w:val="000000" w:themeColor="text1"/>
                <w:sz w:val="26"/>
                <w:szCs w:val="26"/>
              </w:rPr>
            </w:pPr>
            <w:r w:rsidRPr="006212C8">
              <w:rPr>
                <w:rFonts w:cs="Times New Roman"/>
                <w:color w:val="000000" w:themeColor="text1"/>
                <w:sz w:val="26"/>
                <w:szCs w:val="26"/>
              </w:rPr>
              <w:t>SQLite nhanh hơn trong phép tính SQL</w:t>
            </w:r>
          </w:p>
        </w:tc>
      </w:tr>
    </w:tbl>
    <w:p w14:paraId="61B75F9D" w14:textId="27239854" w:rsidR="00133710" w:rsidRPr="007E18AA" w:rsidRDefault="00831849" w:rsidP="00831849">
      <w:pPr>
        <w:pStyle w:val="Heading2"/>
        <w:rPr>
          <w:rFonts w:ascii="Times New Roman" w:hAnsi="Times New Roman" w:cs="Times New Roman"/>
          <w:b/>
          <w:bCs/>
          <w:color w:val="000000" w:themeColor="text1"/>
        </w:rPr>
      </w:pPr>
      <w:bookmarkStart w:id="21" w:name="_Toc212377735"/>
      <w:r w:rsidRPr="007E18AA">
        <w:rPr>
          <w:rFonts w:ascii="Times New Roman" w:hAnsi="Times New Roman" w:cs="Times New Roman"/>
          <w:b/>
          <w:bCs/>
          <w:color w:val="000000" w:themeColor="text1"/>
        </w:rPr>
        <w:t>4.2. So sánh chi tiết hiệu năng SQLite vs Drift</w:t>
      </w:r>
      <w:bookmarkEnd w:id="21"/>
    </w:p>
    <w:tbl>
      <w:tblPr>
        <w:tblStyle w:val="TableGrid"/>
        <w:tblW w:w="8674" w:type="dxa"/>
        <w:jc w:val="center"/>
        <w:tblLook w:val="04A0" w:firstRow="1" w:lastRow="0" w:firstColumn="1" w:lastColumn="0" w:noHBand="0" w:noVBand="1"/>
      </w:tblPr>
      <w:tblGrid>
        <w:gridCol w:w="2182"/>
        <w:gridCol w:w="2377"/>
        <w:gridCol w:w="4115"/>
      </w:tblGrid>
      <w:tr w:rsidR="00E74DAD" w:rsidRPr="00FA3E36" w14:paraId="4E45FE86" w14:textId="77777777" w:rsidTr="008C6054">
        <w:trPr>
          <w:trHeight w:val="521"/>
          <w:jc w:val="center"/>
        </w:trPr>
        <w:tc>
          <w:tcPr>
            <w:tcW w:w="0" w:type="auto"/>
            <w:hideMark/>
          </w:tcPr>
          <w:p w14:paraId="6BA0A339" w14:textId="77777777" w:rsidR="00E74DAD" w:rsidRPr="00E74DAD" w:rsidRDefault="00E74DAD" w:rsidP="00E74DAD">
            <w:pPr>
              <w:spacing w:after="160" w:line="259" w:lineRule="auto"/>
              <w:rPr>
                <w:rFonts w:cs="Times New Roman"/>
                <w:b/>
                <w:color w:val="000000" w:themeColor="text1"/>
                <w:sz w:val="26"/>
                <w:szCs w:val="26"/>
              </w:rPr>
            </w:pPr>
            <w:r w:rsidRPr="00E74DAD">
              <w:rPr>
                <w:rFonts w:cs="Times New Roman"/>
                <w:b/>
                <w:color w:val="000000" w:themeColor="text1"/>
                <w:sz w:val="26"/>
                <w:szCs w:val="26"/>
              </w:rPr>
              <w:t>Tiêu chí</w:t>
            </w:r>
          </w:p>
        </w:tc>
        <w:tc>
          <w:tcPr>
            <w:tcW w:w="0" w:type="auto"/>
            <w:hideMark/>
          </w:tcPr>
          <w:p w14:paraId="0CA2B660" w14:textId="77777777" w:rsidR="00E74DAD" w:rsidRPr="00E74DAD" w:rsidRDefault="00E74DAD" w:rsidP="00E74DAD">
            <w:pPr>
              <w:spacing w:after="160" w:line="259" w:lineRule="auto"/>
              <w:rPr>
                <w:rFonts w:cs="Times New Roman"/>
                <w:b/>
                <w:color w:val="000000" w:themeColor="text1"/>
                <w:sz w:val="26"/>
                <w:szCs w:val="26"/>
              </w:rPr>
            </w:pPr>
            <w:r w:rsidRPr="00E74DAD">
              <w:rPr>
                <w:rFonts w:cs="Times New Roman"/>
                <w:b/>
                <w:color w:val="000000" w:themeColor="text1"/>
                <w:sz w:val="26"/>
                <w:szCs w:val="26"/>
              </w:rPr>
              <w:t>SQLite</w:t>
            </w:r>
          </w:p>
        </w:tc>
        <w:tc>
          <w:tcPr>
            <w:tcW w:w="0" w:type="auto"/>
            <w:hideMark/>
          </w:tcPr>
          <w:p w14:paraId="593B2D4E" w14:textId="77777777" w:rsidR="00E74DAD" w:rsidRPr="00E74DAD" w:rsidRDefault="00E74DAD" w:rsidP="00E74DAD">
            <w:pPr>
              <w:spacing w:after="160" w:line="259" w:lineRule="auto"/>
              <w:rPr>
                <w:rFonts w:cs="Times New Roman"/>
                <w:b/>
                <w:color w:val="000000" w:themeColor="text1"/>
                <w:sz w:val="26"/>
                <w:szCs w:val="26"/>
              </w:rPr>
            </w:pPr>
            <w:r w:rsidRPr="00E74DAD">
              <w:rPr>
                <w:rFonts w:cs="Times New Roman"/>
                <w:b/>
                <w:color w:val="000000" w:themeColor="text1"/>
                <w:sz w:val="26"/>
                <w:szCs w:val="26"/>
              </w:rPr>
              <w:t>Drift</w:t>
            </w:r>
          </w:p>
        </w:tc>
      </w:tr>
      <w:tr w:rsidR="00E74DAD" w:rsidRPr="00FA3E36" w14:paraId="4D42B2EF" w14:textId="77777777" w:rsidTr="008C6054">
        <w:trPr>
          <w:trHeight w:val="510"/>
          <w:jc w:val="center"/>
        </w:trPr>
        <w:tc>
          <w:tcPr>
            <w:tcW w:w="0" w:type="auto"/>
            <w:hideMark/>
          </w:tcPr>
          <w:p w14:paraId="6E4237D0" w14:textId="77777777" w:rsidR="00E74DAD" w:rsidRPr="00E74DAD" w:rsidRDefault="00E74DAD" w:rsidP="00E74DAD">
            <w:pPr>
              <w:spacing w:after="160" w:line="259" w:lineRule="auto"/>
              <w:rPr>
                <w:rFonts w:cs="Times New Roman"/>
                <w:color w:val="000000" w:themeColor="text1"/>
                <w:sz w:val="26"/>
                <w:szCs w:val="26"/>
              </w:rPr>
            </w:pPr>
            <w:r w:rsidRPr="00E74DAD">
              <w:rPr>
                <w:rFonts w:cs="Times New Roman"/>
                <w:color w:val="000000" w:themeColor="text1"/>
                <w:sz w:val="26"/>
                <w:szCs w:val="26"/>
              </w:rPr>
              <w:t>CRUD cơ bản</w:t>
            </w:r>
          </w:p>
        </w:tc>
        <w:tc>
          <w:tcPr>
            <w:tcW w:w="0" w:type="auto"/>
            <w:hideMark/>
          </w:tcPr>
          <w:p w14:paraId="7D641E4B" w14:textId="77777777" w:rsidR="00E74DAD" w:rsidRPr="00E74DAD" w:rsidRDefault="00E74DAD" w:rsidP="00E74DAD">
            <w:pPr>
              <w:spacing w:after="160" w:line="259" w:lineRule="auto"/>
              <w:rPr>
                <w:rFonts w:cs="Times New Roman"/>
                <w:color w:val="000000" w:themeColor="text1"/>
                <w:sz w:val="26"/>
                <w:szCs w:val="26"/>
              </w:rPr>
            </w:pPr>
            <w:r w:rsidRPr="00E74DAD">
              <w:rPr>
                <w:rFonts w:cs="Times New Roman"/>
                <w:color w:val="000000" w:themeColor="text1"/>
                <w:sz w:val="26"/>
                <w:szCs w:val="26"/>
              </w:rPr>
              <w:t>Nhanh</w:t>
            </w:r>
          </w:p>
        </w:tc>
        <w:tc>
          <w:tcPr>
            <w:tcW w:w="0" w:type="auto"/>
            <w:hideMark/>
          </w:tcPr>
          <w:p w14:paraId="04EB2DA5" w14:textId="77777777" w:rsidR="00E74DAD" w:rsidRPr="00E74DAD" w:rsidRDefault="00E74DAD" w:rsidP="00E74DAD">
            <w:pPr>
              <w:spacing w:after="160" w:line="259" w:lineRule="auto"/>
              <w:rPr>
                <w:rFonts w:cs="Times New Roman"/>
                <w:color w:val="000000" w:themeColor="text1"/>
                <w:sz w:val="26"/>
                <w:szCs w:val="26"/>
              </w:rPr>
            </w:pPr>
            <w:r w:rsidRPr="00E74DAD">
              <w:rPr>
                <w:rFonts w:cs="Times New Roman"/>
                <w:color w:val="000000" w:themeColor="text1"/>
                <w:sz w:val="26"/>
                <w:szCs w:val="26"/>
              </w:rPr>
              <w:t>Nhanh hơn nhờ ORM tối ưu</w:t>
            </w:r>
          </w:p>
        </w:tc>
      </w:tr>
      <w:tr w:rsidR="00E74DAD" w:rsidRPr="00FA3E36" w14:paraId="61329D1D" w14:textId="77777777" w:rsidTr="008C6054">
        <w:trPr>
          <w:trHeight w:val="521"/>
          <w:jc w:val="center"/>
        </w:trPr>
        <w:tc>
          <w:tcPr>
            <w:tcW w:w="0" w:type="auto"/>
            <w:hideMark/>
          </w:tcPr>
          <w:p w14:paraId="12D76A2C" w14:textId="77777777" w:rsidR="00E74DAD" w:rsidRPr="00E74DAD" w:rsidRDefault="00E74DAD" w:rsidP="00E74DAD">
            <w:pPr>
              <w:spacing w:after="160" w:line="259" w:lineRule="auto"/>
              <w:rPr>
                <w:rFonts w:cs="Times New Roman"/>
                <w:color w:val="000000" w:themeColor="text1"/>
                <w:sz w:val="26"/>
                <w:szCs w:val="26"/>
              </w:rPr>
            </w:pPr>
            <w:r w:rsidRPr="00E74DAD">
              <w:rPr>
                <w:rFonts w:cs="Times New Roman"/>
                <w:color w:val="000000" w:themeColor="text1"/>
                <w:sz w:val="26"/>
                <w:szCs w:val="26"/>
              </w:rPr>
              <w:t>JOIN</w:t>
            </w:r>
          </w:p>
        </w:tc>
        <w:tc>
          <w:tcPr>
            <w:tcW w:w="0" w:type="auto"/>
            <w:hideMark/>
          </w:tcPr>
          <w:p w14:paraId="6D10CA50" w14:textId="77777777" w:rsidR="00E74DAD" w:rsidRPr="00E74DAD" w:rsidRDefault="00E74DAD" w:rsidP="00E74DAD">
            <w:pPr>
              <w:spacing w:after="160" w:line="259" w:lineRule="auto"/>
              <w:rPr>
                <w:rFonts w:cs="Times New Roman"/>
                <w:color w:val="000000" w:themeColor="text1"/>
                <w:sz w:val="26"/>
                <w:szCs w:val="26"/>
              </w:rPr>
            </w:pPr>
            <w:r w:rsidRPr="00E74DAD">
              <w:rPr>
                <w:rFonts w:cs="Times New Roman"/>
                <w:color w:val="000000" w:themeColor="text1"/>
                <w:sz w:val="26"/>
                <w:szCs w:val="26"/>
              </w:rPr>
              <w:t>Tốt hơn</w:t>
            </w:r>
          </w:p>
        </w:tc>
        <w:tc>
          <w:tcPr>
            <w:tcW w:w="0" w:type="auto"/>
            <w:hideMark/>
          </w:tcPr>
          <w:p w14:paraId="382E3EF9" w14:textId="77777777" w:rsidR="00E74DAD" w:rsidRPr="00E74DAD" w:rsidRDefault="00E74DAD" w:rsidP="00E74DAD">
            <w:pPr>
              <w:spacing w:after="160" w:line="259" w:lineRule="auto"/>
              <w:rPr>
                <w:rFonts w:cs="Times New Roman"/>
                <w:color w:val="000000" w:themeColor="text1"/>
                <w:sz w:val="26"/>
                <w:szCs w:val="26"/>
              </w:rPr>
            </w:pPr>
            <w:r w:rsidRPr="00E74DAD">
              <w:rPr>
                <w:rFonts w:cs="Times New Roman"/>
                <w:color w:val="000000" w:themeColor="text1"/>
                <w:sz w:val="26"/>
                <w:szCs w:val="26"/>
              </w:rPr>
              <w:t>Chậm hơn do lớp trừu tượng</w:t>
            </w:r>
          </w:p>
        </w:tc>
      </w:tr>
      <w:tr w:rsidR="00E74DAD" w:rsidRPr="00FA3E36" w14:paraId="0E505228" w14:textId="77777777" w:rsidTr="008C6054">
        <w:trPr>
          <w:trHeight w:val="521"/>
          <w:jc w:val="center"/>
        </w:trPr>
        <w:tc>
          <w:tcPr>
            <w:tcW w:w="0" w:type="auto"/>
            <w:hideMark/>
          </w:tcPr>
          <w:p w14:paraId="6DC24663" w14:textId="77777777" w:rsidR="00E74DAD" w:rsidRPr="00E74DAD" w:rsidRDefault="00E74DAD" w:rsidP="00E74DAD">
            <w:pPr>
              <w:spacing w:after="160" w:line="259" w:lineRule="auto"/>
              <w:rPr>
                <w:rFonts w:cs="Times New Roman"/>
                <w:color w:val="000000" w:themeColor="text1"/>
                <w:sz w:val="26"/>
                <w:szCs w:val="26"/>
              </w:rPr>
            </w:pPr>
            <w:r w:rsidRPr="00E74DAD">
              <w:rPr>
                <w:rFonts w:cs="Times New Roman"/>
                <w:color w:val="000000" w:themeColor="text1"/>
                <w:sz w:val="26"/>
                <w:szCs w:val="26"/>
              </w:rPr>
              <w:t>Aggregate</w:t>
            </w:r>
          </w:p>
        </w:tc>
        <w:tc>
          <w:tcPr>
            <w:tcW w:w="0" w:type="auto"/>
            <w:hideMark/>
          </w:tcPr>
          <w:p w14:paraId="51133089" w14:textId="77777777" w:rsidR="00E74DAD" w:rsidRPr="00E74DAD" w:rsidRDefault="00E74DAD" w:rsidP="00E74DAD">
            <w:pPr>
              <w:spacing w:after="160" w:line="259" w:lineRule="auto"/>
              <w:rPr>
                <w:rFonts w:cs="Times New Roman"/>
                <w:color w:val="000000" w:themeColor="text1"/>
                <w:sz w:val="26"/>
                <w:szCs w:val="26"/>
              </w:rPr>
            </w:pPr>
            <w:r w:rsidRPr="00E74DAD">
              <w:rPr>
                <w:rFonts w:cs="Times New Roman"/>
                <w:color w:val="000000" w:themeColor="text1"/>
                <w:sz w:val="26"/>
                <w:szCs w:val="26"/>
              </w:rPr>
              <w:t>Rất nhanh</w:t>
            </w:r>
          </w:p>
        </w:tc>
        <w:tc>
          <w:tcPr>
            <w:tcW w:w="0" w:type="auto"/>
            <w:hideMark/>
          </w:tcPr>
          <w:p w14:paraId="6839D940" w14:textId="77777777" w:rsidR="00E74DAD" w:rsidRPr="00E74DAD" w:rsidRDefault="00E74DAD" w:rsidP="00E74DAD">
            <w:pPr>
              <w:spacing w:after="160" w:line="259" w:lineRule="auto"/>
              <w:rPr>
                <w:rFonts w:cs="Times New Roman"/>
                <w:color w:val="000000" w:themeColor="text1"/>
                <w:sz w:val="26"/>
                <w:szCs w:val="26"/>
              </w:rPr>
            </w:pPr>
            <w:r w:rsidRPr="00E74DAD">
              <w:rPr>
                <w:rFonts w:cs="Times New Roman"/>
                <w:color w:val="000000" w:themeColor="text1"/>
                <w:sz w:val="26"/>
                <w:szCs w:val="26"/>
              </w:rPr>
              <w:t>Chậm hơn đáng kể</w:t>
            </w:r>
          </w:p>
        </w:tc>
      </w:tr>
      <w:tr w:rsidR="00E74DAD" w:rsidRPr="00FA3E36" w14:paraId="3D983AF5" w14:textId="77777777" w:rsidTr="008C6054">
        <w:trPr>
          <w:trHeight w:val="521"/>
          <w:jc w:val="center"/>
        </w:trPr>
        <w:tc>
          <w:tcPr>
            <w:tcW w:w="0" w:type="auto"/>
            <w:hideMark/>
          </w:tcPr>
          <w:p w14:paraId="3A6C7D35" w14:textId="77777777" w:rsidR="00E74DAD" w:rsidRPr="00E74DAD" w:rsidRDefault="00E74DAD" w:rsidP="00E74DAD">
            <w:pPr>
              <w:spacing w:after="160" w:line="259" w:lineRule="auto"/>
              <w:rPr>
                <w:rFonts w:cs="Times New Roman"/>
                <w:color w:val="000000" w:themeColor="text1"/>
                <w:sz w:val="26"/>
                <w:szCs w:val="26"/>
              </w:rPr>
            </w:pPr>
            <w:r w:rsidRPr="00E74DAD">
              <w:rPr>
                <w:rFonts w:cs="Times New Roman"/>
                <w:color w:val="000000" w:themeColor="text1"/>
                <w:sz w:val="26"/>
                <w:szCs w:val="26"/>
              </w:rPr>
              <w:t>Reactive UI</w:t>
            </w:r>
          </w:p>
        </w:tc>
        <w:tc>
          <w:tcPr>
            <w:tcW w:w="0" w:type="auto"/>
            <w:hideMark/>
          </w:tcPr>
          <w:p w14:paraId="6F0C2854" w14:textId="77777777" w:rsidR="00E74DAD" w:rsidRPr="00E74DAD" w:rsidRDefault="00E74DAD" w:rsidP="00E74DAD">
            <w:pPr>
              <w:spacing w:after="160" w:line="259" w:lineRule="auto"/>
              <w:rPr>
                <w:rFonts w:cs="Times New Roman"/>
                <w:color w:val="000000" w:themeColor="text1"/>
                <w:sz w:val="26"/>
                <w:szCs w:val="26"/>
              </w:rPr>
            </w:pPr>
            <w:r w:rsidRPr="00E74DAD">
              <w:rPr>
                <w:rFonts w:cs="Times New Roman"/>
                <w:color w:val="000000" w:themeColor="text1"/>
                <w:sz w:val="26"/>
                <w:szCs w:val="26"/>
              </w:rPr>
              <w:t>Không hỗ trợ</w:t>
            </w:r>
          </w:p>
        </w:tc>
        <w:tc>
          <w:tcPr>
            <w:tcW w:w="0" w:type="auto"/>
            <w:hideMark/>
          </w:tcPr>
          <w:p w14:paraId="407402B2" w14:textId="77777777" w:rsidR="00E74DAD" w:rsidRPr="00E74DAD" w:rsidRDefault="00E74DAD" w:rsidP="00E74DAD">
            <w:pPr>
              <w:spacing w:after="160" w:line="259" w:lineRule="auto"/>
              <w:rPr>
                <w:rFonts w:cs="Times New Roman"/>
                <w:color w:val="000000" w:themeColor="text1"/>
                <w:sz w:val="26"/>
                <w:szCs w:val="26"/>
              </w:rPr>
            </w:pPr>
            <w:r w:rsidRPr="00E74DAD">
              <w:rPr>
                <w:rFonts w:cs="Times New Roman"/>
                <w:color w:val="000000" w:themeColor="text1"/>
                <w:sz w:val="26"/>
                <w:szCs w:val="26"/>
              </w:rPr>
              <w:t>Hỗ trợ sẵn (stream)</w:t>
            </w:r>
          </w:p>
        </w:tc>
      </w:tr>
      <w:tr w:rsidR="00E74DAD" w:rsidRPr="00FA3E36" w14:paraId="29B69DB6" w14:textId="77777777" w:rsidTr="008C6054">
        <w:trPr>
          <w:trHeight w:val="521"/>
          <w:jc w:val="center"/>
        </w:trPr>
        <w:tc>
          <w:tcPr>
            <w:tcW w:w="0" w:type="auto"/>
            <w:hideMark/>
          </w:tcPr>
          <w:p w14:paraId="141AB01C" w14:textId="77777777" w:rsidR="00E74DAD" w:rsidRPr="00E74DAD" w:rsidRDefault="00E74DAD" w:rsidP="00E74DAD">
            <w:pPr>
              <w:spacing w:after="160" w:line="259" w:lineRule="auto"/>
              <w:rPr>
                <w:rFonts w:cs="Times New Roman"/>
                <w:color w:val="000000" w:themeColor="text1"/>
                <w:sz w:val="26"/>
                <w:szCs w:val="26"/>
              </w:rPr>
            </w:pPr>
            <w:r w:rsidRPr="00E74DAD">
              <w:rPr>
                <w:rFonts w:cs="Times New Roman"/>
                <w:color w:val="000000" w:themeColor="text1"/>
                <w:sz w:val="26"/>
                <w:szCs w:val="26"/>
              </w:rPr>
              <w:t>Dễ bảo trì</w:t>
            </w:r>
          </w:p>
        </w:tc>
        <w:tc>
          <w:tcPr>
            <w:tcW w:w="0" w:type="auto"/>
            <w:hideMark/>
          </w:tcPr>
          <w:p w14:paraId="5EE2D340" w14:textId="77777777" w:rsidR="00E74DAD" w:rsidRPr="00E74DAD" w:rsidRDefault="00E74DAD" w:rsidP="00E74DAD">
            <w:pPr>
              <w:spacing w:after="160" w:line="259" w:lineRule="auto"/>
              <w:rPr>
                <w:rFonts w:cs="Times New Roman"/>
                <w:color w:val="000000" w:themeColor="text1"/>
                <w:sz w:val="26"/>
                <w:szCs w:val="26"/>
              </w:rPr>
            </w:pPr>
            <w:r w:rsidRPr="00E74DAD">
              <w:rPr>
                <w:rFonts w:cs="Times New Roman"/>
                <w:color w:val="000000" w:themeColor="text1"/>
                <w:sz w:val="26"/>
                <w:szCs w:val="26"/>
              </w:rPr>
              <w:t>Khó (viết SQL)</w:t>
            </w:r>
          </w:p>
        </w:tc>
        <w:tc>
          <w:tcPr>
            <w:tcW w:w="0" w:type="auto"/>
            <w:hideMark/>
          </w:tcPr>
          <w:p w14:paraId="3ECF171E" w14:textId="77777777" w:rsidR="00E74DAD" w:rsidRPr="00E74DAD" w:rsidRDefault="00E74DAD" w:rsidP="00E74DAD">
            <w:pPr>
              <w:spacing w:after="160" w:line="259" w:lineRule="auto"/>
              <w:rPr>
                <w:rFonts w:cs="Times New Roman"/>
                <w:color w:val="000000" w:themeColor="text1"/>
                <w:sz w:val="26"/>
                <w:szCs w:val="26"/>
              </w:rPr>
            </w:pPr>
            <w:r w:rsidRPr="00E74DAD">
              <w:rPr>
                <w:rFonts w:cs="Times New Roman"/>
                <w:color w:val="000000" w:themeColor="text1"/>
                <w:sz w:val="26"/>
                <w:szCs w:val="26"/>
              </w:rPr>
              <w:t>Dễ (Dart code)</w:t>
            </w:r>
          </w:p>
        </w:tc>
      </w:tr>
    </w:tbl>
    <w:p w14:paraId="20F2063C" w14:textId="77777777" w:rsidR="00653055" w:rsidRPr="00FA3E36" w:rsidRDefault="003A5FAF" w:rsidP="00726560">
      <w:pPr>
        <w:rPr>
          <w:rFonts w:cs="Times New Roman"/>
          <w:color w:val="000000" w:themeColor="text1"/>
          <w:sz w:val="26"/>
          <w:szCs w:val="26"/>
          <w:lang w:val="vi-VN"/>
        </w:rPr>
      </w:pPr>
      <w:r w:rsidRPr="00FA3E36">
        <w:rPr>
          <w:rFonts w:cs="Times New Roman"/>
          <w:color w:val="000000" w:themeColor="text1"/>
          <w:sz w:val="26"/>
          <w:szCs w:val="26"/>
        </w:rPr>
        <w:t>Hiệu năng trung bình:</w:t>
      </w:r>
    </w:p>
    <w:tbl>
      <w:tblPr>
        <w:tblW w:w="9054" w:type="dxa"/>
        <w:jc w:val="center"/>
        <w:tblCellMar>
          <w:left w:w="0" w:type="dxa"/>
          <w:right w:w="0" w:type="dxa"/>
        </w:tblCellMar>
        <w:tblLook w:val="0600" w:firstRow="0" w:lastRow="0" w:firstColumn="0" w:lastColumn="0" w:noHBand="1" w:noVBand="1"/>
      </w:tblPr>
      <w:tblGrid>
        <w:gridCol w:w="3018"/>
        <w:gridCol w:w="3018"/>
        <w:gridCol w:w="3018"/>
      </w:tblGrid>
      <w:tr w:rsidR="00653055" w:rsidRPr="00653055" w14:paraId="7AC59715" w14:textId="77777777" w:rsidTr="00C71735">
        <w:trPr>
          <w:trHeight w:val="333"/>
          <w:jc w:val="center"/>
        </w:trPr>
        <w:tc>
          <w:tcPr>
            <w:tcW w:w="30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1C6E24F1" w14:textId="77777777" w:rsidR="00653055" w:rsidRPr="00653055" w:rsidRDefault="00653055" w:rsidP="00653055">
            <w:pPr>
              <w:rPr>
                <w:rFonts w:cs="Times New Roman"/>
                <w:color w:val="000000" w:themeColor="text1"/>
                <w:sz w:val="26"/>
                <w:szCs w:val="26"/>
                <w:lang w:val="en-ID"/>
              </w:rPr>
            </w:pPr>
          </w:p>
        </w:tc>
        <w:tc>
          <w:tcPr>
            <w:tcW w:w="30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488BFE94" w14:textId="77777777" w:rsidR="00653055" w:rsidRPr="00653055" w:rsidRDefault="00653055" w:rsidP="00653055">
            <w:pPr>
              <w:rPr>
                <w:rFonts w:cs="Times New Roman"/>
                <w:color w:val="000000" w:themeColor="text1"/>
                <w:sz w:val="26"/>
                <w:szCs w:val="26"/>
                <w:lang w:val="en-ID"/>
              </w:rPr>
            </w:pPr>
            <w:r w:rsidRPr="00653055">
              <w:rPr>
                <w:rFonts w:cs="Times New Roman"/>
                <w:b/>
                <w:color w:val="000000" w:themeColor="text1"/>
                <w:sz w:val="26"/>
                <w:szCs w:val="26"/>
                <w:lang w:val="en-ID"/>
              </w:rPr>
              <w:t>Trung bình</w:t>
            </w:r>
          </w:p>
        </w:tc>
        <w:tc>
          <w:tcPr>
            <w:tcW w:w="30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3DB2431D" w14:textId="77777777" w:rsidR="00653055" w:rsidRPr="00653055" w:rsidRDefault="00653055" w:rsidP="00653055">
            <w:pPr>
              <w:rPr>
                <w:rFonts w:cs="Times New Roman"/>
                <w:color w:val="000000" w:themeColor="text1"/>
                <w:sz w:val="26"/>
                <w:szCs w:val="26"/>
                <w:lang w:val="en-ID"/>
              </w:rPr>
            </w:pPr>
            <w:r w:rsidRPr="00653055">
              <w:rPr>
                <w:rFonts w:cs="Times New Roman"/>
                <w:b/>
                <w:color w:val="000000" w:themeColor="text1"/>
                <w:sz w:val="26"/>
                <w:szCs w:val="26"/>
                <w:lang w:val="en-ID"/>
              </w:rPr>
              <w:t>So sánh</w:t>
            </w:r>
          </w:p>
        </w:tc>
      </w:tr>
      <w:tr w:rsidR="00653055" w:rsidRPr="00653055" w14:paraId="5D1F747D" w14:textId="77777777" w:rsidTr="00C71735">
        <w:trPr>
          <w:trHeight w:val="348"/>
          <w:jc w:val="center"/>
        </w:trPr>
        <w:tc>
          <w:tcPr>
            <w:tcW w:w="30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094201E2" w14:textId="77777777" w:rsidR="00653055" w:rsidRPr="00653055" w:rsidRDefault="00653055" w:rsidP="00653055">
            <w:pPr>
              <w:rPr>
                <w:rFonts w:cs="Times New Roman"/>
                <w:color w:val="000000" w:themeColor="text1"/>
                <w:sz w:val="26"/>
                <w:szCs w:val="26"/>
                <w:lang w:val="en-ID"/>
              </w:rPr>
            </w:pPr>
            <w:r w:rsidRPr="00653055">
              <w:rPr>
                <w:rFonts w:cs="Times New Roman"/>
                <w:b/>
                <w:color w:val="000000" w:themeColor="text1"/>
                <w:sz w:val="26"/>
                <w:szCs w:val="26"/>
                <w:lang w:val="en-ID"/>
              </w:rPr>
              <w:t>SQLite</w:t>
            </w:r>
          </w:p>
        </w:tc>
        <w:tc>
          <w:tcPr>
            <w:tcW w:w="30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444EFB51" w14:textId="77777777" w:rsidR="00653055" w:rsidRPr="00653055" w:rsidRDefault="00653055" w:rsidP="00653055">
            <w:pPr>
              <w:rPr>
                <w:rFonts w:cs="Times New Roman"/>
                <w:color w:val="000000" w:themeColor="text1"/>
                <w:sz w:val="26"/>
                <w:szCs w:val="26"/>
                <w:lang w:val="en-ID"/>
              </w:rPr>
            </w:pPr>
            <w:r w:rsidRPr="00653055">
              <w:rPr>
                <w:rFonts w:cs="Times New Roman"/>
                <w:color w:val="000000" w:themeColor="text1"/>
                <w:sz w:val="26"/>
                <w:szCs w:val="26"/>
                <w:lang w:val="en-ID"/>
              </w:rPr>
              <w:t>519.8 ms</w:t>
            </w:r>
          </w:p>
        </w:tc>
        <w:tc>
          <w:tcPr>
            <w:tcW w:w="30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250C1F74" w14:textId="77777777" w:rsidR="00653055" w:rsidRPr="00653055" w:rsidRDefault="00653055" w:rsidP="00653055">
            <w:pPr>
              <w:rPr>
                <w:rFonts w:cs="Times New Roman"/>
                <w:color w:val="000000" w:themeColor="text1"/>
                <w:sz w:val="26"/>
                <w:szCs w:val="26"/>
                <w:lang w:val="en-ID"/>
              </w:rPr>
            </w:pPr>
            <w:r w:rsidRPr="00653055">
              <w:rPr>
                <w:rFonts w:cs="Times New Roman"/>
                <w:color w:val="000000" w:themeColor="text1"/>
                <w:sz w:val="26"/>
                <w:szCs w:val="26"/>
                <w:lang w:val="en-ID"/>
              </w:rPr>
              <w:t>—</w:t>
            </w:r>
          </w:p>
        </w:tc>
      </w:tr>
      <w:tr w:rsidR="00653055" w:rsidRPr="00653055" w14:paraId="180C2EF6" w14:textId="77777777" w:rsidTr="00C71735">
        <w:trPr>
          <w:trHeight w:val="258"/>
          <w:jc w:val="center"/>
        </w:trPr>
        <w:tc>
          <w:tcPr>
            <w:tcW w:w="30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1AC4C6F7" w14:textId="77777777" w:rsidR="00653055" w:rsidRPr="00653055" w:rsidRDefault="00653055" w:rsidP="00653055">
            <w:pPr>
              <w:rPr>
                <w:rFonts w:cs="Times New Roman"/>
                <w:color w:val="000000" w:themeColor="text1"/>
                <w:sz w:val="26"/>
                <w:szCs w:val="26"/>
                <w:lang w:val="en-ID"/>
              </w:rPr>
            </w:pPr>
            <w:r w:rsidRPr="00653055">
              <w:rPr>
                <w:rFonts w:cs="Times New Roman"/>
                <w:b/>
                <w:color w:val="000000" w:themeColor="text1"/>
                <w:sz w:val="26"/>
                <w:szCs w:val="26"/>
                <w:lang w:val="en-ID"/>
              </w:rPr>
              <w:t>Drift</w:t>
            </w:r>
          </w:p>
        </w:tc>
        <w:tc>
          <w:tcPr>
            <w:tcW w:w="30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0A11A642" w14:textId="77777777" w:rsidR="00653055" w:rsidRPr="00653055" w:rsidRDefault="00653055" w:rsidP="00653055">
            <w:pPr>
              <w:rPr>
                <w:rFonts w:cs="Times New Roman"/>
                <w:color w:val="000000" w:themeColor="text1"/>
                <w:sz w:val="26"/>
                <w:szCs w:val="26"/>
                <w:lang w:val="en-ID"/>
              </w:rPr>
            </w:pPr>
            <w:r w:rsidRPr="00653055">
              <w:rPr>
                <w:rFonts w:cs="Times New Roman"/>
                <w:color w:val="000000" w:themeColor="text1"/>
                <w:sz w:val="26"/>
                <w:szCs w:val="26"/>
                <w:lang w:val="en-ID"/>
              </w:rPr>
              <w:t>289.0 ms</w:t>
            </w:r>
          </w:p>
        </w:tc>
        <w:tc>
          <w:tcPr>
            <w:tcW w:w="30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6223F21D" w14:textId="77777777" w:rsidR="00653055" w:rsidRPr="00653055" w:rsidRDefault="00653055" w:rsidP="00653055">
            <w:pPr>
              <w:rPr>
                <w:rFonts w:cs="Times New Roman"/>
                <w:color w:val="000000" w:themeColor="text1"/>
                <w:sz w:val="26"/>
                <w:szCs w:val="26"/>
                <w:lang w:val="en-ID"/>
              </w:rPr>
            </w:pPr>
            <w:r w:rsidRPr="00653055">
              <w:rPr>
                <w:rFonts w:cs="Times New Roman"/>
                <w:color w:val="000000" w:themeColor="text1"/>
                <w:sz w:val="26"/>
                <w:szCs w:val="26"/>
                <w:lang w:val="vi-VN"/>
              </w:rPr>
              <w:t>Nhanh hơn 79.9%</w:t>
            </w:r>
          </w:p>
        </w:tc>
      </w:tr>
    </w:tbl>
    <w:p w14:paraId="3CF0CC9D" w14:textId="373F390E" w:rsidR="00B57CFD" w:rsidRPr="007E18AA" w:rsidRDefault="00B57CFD" w:rsidP="00B57CFD">
      <w:pPr>
        <w:pStyle w:val="Heading1"/>
        <w:rPr>
          <w:rFonts w:ascii="Times New Roman" w:hAnsi="Times New Roman" w:cs="Times New Roman"/>
          <w:b/>
          <w:bCs/>
          <w:color w:val="000000" w:themeColor="text1"/>
        </w:rPr>
      </w:pPr>
      <w:bookmarkStart w:id="22" w:name="_Toc212377736"/>
      <w:r w:rsidRPr="007E18AA">
        <w:rPr>
          <w:rFonts w:ascii="Times New Roman" w:hAnsi="Times New Roman" w:cs="Times New Roman"/>
          <w:b/>
          <w:bCs/>
          <w:color w:val="000000" w:themeColor="text1"/>
        </w:rPr>
        <w:t>V. Phân tích và đánh giá</w:t>
      </w:r>
      <w:bookmarkEnd w:id="22"/>
    </w:p>
    <w:p w14:paraId="274CA406" w14:textId="4B99FCCA" w:rsidR="003A5FAF" w:rsidRPr="007E18AA" w:rsidRDefault="00B57CFD" w:rsidP="00A57C39">
      <w:pPr>
        <w:pStyle w:val="Heading2"/>
        <w:rPr>
          <w:rFonts w:ascii="Times New Roman" w:hAnsi="Times New Roman" w:cs="Times New Roman"/>
          <w:b/>
          <w:bCs/>
          <w:color w:val="000000" w:themeColor="text1"/>
          <w:lang w:val="vi-VN"/>
        </w:rPr>
      </w:pPr>
      <w:bookmarkStart w:id="23" w:name="_Toc212377737"/>
      <w:r w:rsidRPr="007E18AA">
        <w:rPr>
          <w:rFonts w:ascii="Times New Roman" w:hAnsi="Times New Roman" w:cs="Times New Roman"/>
          <w:b/>
          <w:bCs/>
          <w:color w:val="000000" w:themeColor="text1"/>
        </w:rPr>
        <w:t>5.1. Đánh giá ưu và nhược điểm của mỗi giải pháp</w:t>
      </w:r>
      <w:bookmarkEnd w:id="23"/>
    </w:p>
    <w:tbl>
      <w:tblPr>
        <w:tblW w:w="7734" w:type="dxa"/>
        <w:jc w:val="center"/>
        <w:tblCellMar>
          <w:left w:w="0" w:type="dxa"/>
          <w:right w:w="0" w:type="dxa"/>
        </w:tblCellMar>
        <w:tblLook w:val="0600" w:firstRow="0" w:lastRow="0" w:firstColumn="0" w:lastColumn="0" w:noHBand="1" w:noVBand="1"/>
      </w:tblPr>
      <w:tblGrid>
        <w:gridCol w:w="2578"/>
        <w:gridCol w:w="2578"/>
        <w:gridCol w:w="2578"/>
      </w:tblGrid>
      <w:tr w:rsidR="00A57C39" w:rsidRPr="00A57C39" w14:paraId="0FCA06D6" w14:textId="77777777" w:rsidTr="00C71735">
        <w:trPr>
          <w:trHeight w:val="438"/>
          <w:jc w:val="center"/>
        </w:trPr>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7FBE1E45" w14:textId="77777777" w:rsidR="00A57C39" w:rsidRPr="00A57C39" w:rsidRDefault="00A57C39" w:rsidP="00A57C39">
            <w:pPr>
              <w:rPr>
                <w:rFonts w:cs="Times New Roman"/>
                <w:color w:val="000000" w:themeColor="text1"/>
                <w:sz w:val="26"/>
                <w:szCs w:val="26"/>
                <w:lang w:val="en-ID"/>
              </w:rPr>
            </w:pPr>
            <w:r w:rsidRPr="00A57C39">
              <w:rPr>
                <w:rFonts w:cs="Times New Roman"/>
                <w:b/>
                <w:color w:val="000000" w:themeColor="text1"/>
                <w:sz w:val="26"/>
                <w:szCs w:val="26"/>
                <w:lang w:val="en-ID"/>
              </w:rPr>
              <w:t>Tiêu chí</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3B9C4C68" w14:textId="77777777" w:rsidR="00A57C39" w:rsidRPr="00A57C39" w:rsidRDefault="00A57C39" w:rsidP="00A57C39">
            <w:pPr>
              <w:rPr>
                <w:rFonts w:cs="Times New Roman"/>
                <w:color w:val="000000" w:themeColor="text1"/>
                <w:sz w:val="26"/>
                <w:szCs w:val="26"/>
                <w:lang w:val="en-ID"/>
              </w:rPr>
            </w:pPr>
            <w:r w:rsidRPr="00A57C39">
              <w:rPr>
                <w:rFonts w:cs="Times New Roman"/>
                <w:b/>
                <w:color w:val="000000" w:themeColor="text1"/>
                <w:sz w:val="26"/>
                <w:szCs w:val="26"/>
                <w:lang w:val="en-ID"/>
              </w:rPr>
              <w:t>SQLite</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762BF7B0" w14:textId="77777777" w:rsidR="00A57C39" w:rsidRPr="00A57C39" w:rsidRDefault="00A57C39" w:rsidP="00A57C39">
            <w:pPr>
              <w:rPr>
                <w:rFonts w:cs="Times New Roman"/>
                <w:color w:val="000000" w:themeColor="text1"/>
                <w:sz w:val="26"/>
                <w:szCs w:val="26"/>
                <w:lang w:val="en-ID"/>
              </w:rPr>
            </w:pPr>
            <w:r w:rsidRPr="00A57C39">
              <w:rPr>
                <w:rFonts w:cs="Times New Roman"/>
                <w:b/>
                <w:color w:val="000000" w:themeColor="text1"/>
                <w:sz w:val="26"/>
                <w:szCs w:val="26"/>
                <w:lang w:val="en-ID"/>
              </w:rPr>
              <w:t>Drift</w:t>
            </w:r>
          </w:p>
        </w:tc>
      </w:tr>
      <w:tr w:rsidR="00A57C39" w:rsidRPr="00A57C39" w14:paraId="277BF618" w14:textId="77777777" w:rsidTr="00C71735">
        <w:trPr>
          <w:trHeight w:val="438"/>
          <w:jc w:val="center"/>
        </w:trPr>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547508CC" w14:textId="77777777" w:rsidR="00A57C39" w:rsidRPr="00A57C39" w:rsidRDefault="00A57C39" w:rsidP="00A57C39">
            <w:pPr>
              <w:rPr>
                <w:rFonts w:cs="Times New Roman"/>
                <w:color w:val="000000" w:themeColor="text1"/>
                <w:sz w:val="26"/>
                <w:szCs w:val="26"/>
                <w:lang w:val="en-ID"/>
              </w:rPr>
            </w:pPr>
            <w:r w:rsidRPr="00A57C39">
              <w:rPr>
                <w:rFonts w:cs="Times New Roman"/>
                <w:b/>
                <w:color w:val="000000" w:themeColor="text1"/>
                <w:sz w:val="26"/>
                <w:szCs w:val="26"/>
                <w:lang w:val="vi-VN"/>
              </w:rPr>
              <w:t>Mức trừu tượng</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28DF57C5"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Cấp thấp – viết SQL thủ công</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1B36FC5B"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Cấp cao – dùng cú pháp Dart</w:t>
            </w:r>
          </w:p>
        </w:tc>
      </w:tr>
      <w:tr w:rsidR="00A57C39" w:rsidRPr="00A57C39" w14:paraId="6438F2ED" w14:textId="77777777" w:rsidTr="00C71735">
        <w:trPr>
          <w:trHeight w:val="438"/>
          <w:jc w:val="center"/>
        </w:trPr>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599CB1B0" w14:textId="77777777" w:rsidR="00A57C39" w:rsidRPr="00A57C39" w:rsidRDefault="00A57C39" w:rsidP="00A57C39">
            <w:pPr>
              <w:rPr>
                <w:rFonts w:cs="Times New Roman"/>
                <w:color w:val="000000" w:themeColor="text1"/>
                <w:sz w:val="26"/>
                <w:szCs w:val="26"/>
                <w:lang w:val="en-ID"/>
              </w:rPr>
            </w:pPr>
            <w:r w:rsidRPr="00A57C39">
              <w:rPr>
                <w:rFonts w:cs="Times New Roman"/>
                <w:b/>
                <w:color w:val="000000" w:themeColor="text1"/>
                <w:sz w:val="26"/>
                <w:szCs w:val="26"/>
                <w:lang w:val="en-ID"/>
              </w:rPr>
              <w:t>Định nghĩa bảng</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6B5984E7"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Lệnh SQL</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644C7532"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rPr>
              <w:t>Class Dart kế thừa Table</w:t>
            </w:r>
          </w:p>
        </w:tc>
      </w:tr>
      <w:tr w:rsidR="00A57C39" w:rsidRPr="00A57C39" w14:paraId="0012D523" w14:textId="77777777" w:rsidTr="00C71735">
        <w:trPr>
          <w:trHeight w:val="438"/>
          <w:jc w:val="center"/>
        </w:trPr>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77CC6049" w14:textId="77777777" w:rsidR="00A57C39" w:rsidRPr="00A57C39" w:rsidRDefault="00A57C39" w:rsidP="00A57C39">
            <w:pPr>
              <w:rPr>
                <w:rFonts w:cs="Times New Roman"/>
                <w:color w:val="000000" w:themeColor="text1"/>
                <w:sz w:val="26"/>
                <w:szCs w:val="26"/>
                <w:lang w:val="en-ID"/>
              </w:rPr>
            </w:pPr>
            <w:r w:rsidRPr="00A57C39">
              <w:rPr>
                <w:rFonts w:cs="Times New Roman"/>
                <w:b/>
                <w:color w:val="000000" w:themeColor="text1"/>
                <w:sz w:val="26"/>
                <w:szCs w:val="26"/>
                <w:lang w:val="en-ID"/>
              </w:rPr>
              <w:t>Truy vấn dữ liệu</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7696C9D3"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SELECT * FROM ...</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11C9A6DB"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select(table).get()</w:t>
            </w:r>
          </w:p>
        </w:tc>
      </w:tr>
      <w:tr w:rsidR="00A57C39" w:rsidRPr="00A57C39" w14:paraId="3BE0CEC9" w14:textId="77777777" w:rsidTr="00C71735">
        <w:trPr>
          <w:trHeight w:val="438"/>
          <w:jc w:val="center"/>
        </w:trPr>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6D874E51" w14:textId="77777777" w:rsidR="00A57C39" w:rsidRPr="00A57C39" w:rsidRDefault="00A57C39" w:rsidP="00A57C39">
            <w:pPr>
              <w:rPr>
                <w:rFonts w:cs="Times New Roman"/>
                <w:color w:val="000000" w:themeColor="text1"/>
                <w:sz w:val="26"/>
                <w:szCs w:val="26"/>
                <w:lang w:val="en-ID"/>
              </w:rPr>
            </w:pPr>
            <w:r w:rsidRPr="00A57C39">
              <w:rPr>
                <w:rFonts w:cs="Times New Roman"/>
                <w:b/>
                <w:color w:val="000000" w:themeColor="text1"/>
                <w:sz w:val="26"/>
                <w:szCs w:val="26"/>
                <w:lang w:val="en-ID"/>
              </w:rPr>
              <w:t>Kiểm tra cú pháp</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7AD478E0"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Không có</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442E362A"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Kiểm tra khi biên dịch</w:t>
            </w:r>
          </w:p>
        </w:tc>
      </w:tr>
      <w:tr w:rsidR="00A57C39" w:rsidRPr="00A57C39" w14:paraId="42F5E2AC" w14:textId="77777777" w:rsidTr="00C71735">
        <w:trPr>
          <w:trHeight w:val="438"/>
          <w:jc w:val="center"/>
        </w:trPr>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3A69D394" w14:textId="77777777" w:rsidR="00A57C39" w:rsidRPr="00A57C39" w:rsidRDefault="00A57C39" w:rsidP="00A57C39">
            <w:pPr>
              <w:rPr>
                <w:rFonts w:cs="Times New Roman"/>
                <w:color w:val="000000" w:themeColor="text1"/>
                <w:sz w:val="26"/>
                <w:szCs w:val="26"/>
                <w:lang w:val="en-ID"/>
              </w:rPr>
            </w:pPr>
            <w:r w:rsidRPr="00A57C39">
              <w:rPr>
                <w:rFonts w:cs="Times New Roman"/>
                <w:b/>
                <w:color w:val="000000" w:themeColor="text1"/>
                <w:sz w:val="26"/>
                <w:szCs w:val="26"/>
                <w:lang w:val="en-ID"/>
              </w:rPr>
              <w:t>Reactive (watch)</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08E6B773"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Không hỗ trợ</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161872B9"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Có – UI tự cập nhật</w:t>
            </w:r>
          </w:p>
        </w:tc>
      </w:tr>
      <w:tr w:rsidR="00A57C39" w:rsidRPr="00A57C39" w14:paraId="6E52778D" w14:textId="77777777" w:rsidTr="00C71735">
        <w:trPr>
          <w:trHeight w:val="438"/>
          <w:jc w:val="center"/>
        </w:trPr>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6E05B48D" w14:textId="77777777" w:rsidR="00A57C39" w:rsidRPr="00A57C39" w:rsidRDefault="00A57C39" w:rsidP="00A57C39">
            <w:pPr>
              <w:rPr>
                <w:rFonts w:cs="Times New Roman"/>
                <w:color w:val="000000" w:themeColor="text1"/>
                <w:sz w:val="26"/>
                <w:szCs w:val="26"/>
                <w:lang w:val="en-ID"/>
              </w:rPr>
            </w:pPr>
            <w:r w:rsidRPr="00A57C39">
              <w:rPr>
                <w:rFonts w:cs="Times New Roman"/>
                <w:b/>
                <w:color w:val="000000" w:themeColor="text1"/>
                <w:sz w:val="26"/>
                <w:szCs w:val="26"/>
                <w:lang w:val="en-ID"/>
              </w:rPr>
              <w:t>Migration</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6BEC7DC8"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Viết SQL thủ công</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6AA24589"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Có MigrationStrategy</w:t>
            </w:r>
          </w:p>
        </w:tc>
      </w:tr>
      <w:tr w:rsidR="00A57C39" w:rsidRPr="00A57C39" w14:paraId="54BB0A48" w14:textId="77777777" w:rsidTr="00C71735">
        <w:trPr>
          <w:trHeight w:val="438"/>
          <w:jc w:val="center"/>
        </w:trPr>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6CC153CE" w14:textId="77777777" w:rsidR="00A57C39" w:rsidRPr="00A57C39" w:rsidRDefault="00A57C39" w:rsidP="00A57C39">
            <w:pPr>
              <w:rPr>
                <w:rFonts w:cs="Times New Roman"/>
                <w:color w:val="000000" w:themeColor="text1"/>
                <w:sz w:val="26"/>
                <w:szCs w:val="26"/>
                <w:lang w:val="en-ID"/>
              </w:rPr>
            </w:pPr>
            <w:r w:rsidRPr="00A57C39">
              <w:rPr>
                <w:rFonts w:cs="Times New Roman"/>
                <w:b/>
                <w:color w:val="000000" w:themeColor="text1"/>
                <w:sz w:val="26"/>
                <w:szCs w:val="26"/>
                <w:lang w:val="en-ID"/>
              </w:rPr>
              <w:t>Transaction / Batch</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4FB90224"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Thủ công</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0794061C"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Có sẵn API hỗ trợ</w:t>
            </w:r>
          </w:p>
        </w:tc>
      </w:tr>
      <w:tr w:rsidR="00A57C39" w:rsidRPr="004A2A63" w14:paraId="23713289" w14:textId="77777777" w:rsidTr="00C71735">
        <w:trPr>
          <w:trHeight w:val="438"/>
          <w:jc w:val="center"/>
        </w:trPr>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tcPr>
          <w:p w14:paraId="1C78F62D" w14:textId="62560AB0" w:rsidR="00A57C39" w:rsidRPr="004A2A63" w:rsidRDefault="00A57C39" w:rsidP="00A57C39">
            <w:pPr>
              <w:rPr>
                <w:rFonts w:cs="Times New Roman"/>
                <w:b/>
                <w:color w:val="000000" w:themeColor="text1"/>
                <w:sz w:val="26"/>
                <w:szCs w:val="26"/>
                <w:lang w:val="en-ID"/>
              </w:rPr>
            </w:pPr>
            <w:r w:rsidRPr="004A2A63">
              <w:rPr>
                <w:rFonts w:cs="Times New Roman"/>
                <w:b/>
                <w:color w:val="000000" w:themeColor="text1"/>
                <w:sz w:val="26"/>
                <w:szCs w:val="26"/>
              </w:rPr>
              <w:t>Độ linh hoạt</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tcPr>
          <w:p w14:paraId="6788DD88" w14:textId="19E4E2D3" w:rsidR="00A57C39" w:rsidRPr="004A2A63" w:rsidRDefault="00A57C39" w:rsidP="00A57C39">
            <w:pPr>
              <w:rPr>
                <w:rFonts w:cs="Times New Roman"/>
                <w:color w:val="000000" w:themeColor="text1"/>
                <w:sz w:val="26"/>
                <w:szCs w:val="26"/>
                <w:lang w:val="en-ID"/>
              </w:rPr>
            </w:pPr>
            <w:r w:rsidRPr="004A2A63">
              <w:rPr>
                <w:rFonts w:cs="Times New Roman"/>
                <w:color w:val="000000" w:themeColor="text1"/>
                <w:sz w:val="26"/>
                <w:szCs w:val="26"/>
              </w:rPr>
              <w:t>Cao</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tcPr>
          <w:p w14:paraId="08A7ABA9" w14:textId="7CDE66CE" w:rsidR="00A57C39" w:rsidRPr="004A2A63" w:rsidRDefault="00A57C39" w:rsidP="00A57C39">
            <w:pPr>
              <w:rPr>
                <w:rFonts w:cs="Times New Roman"/>
                <w:color w:val="000000" w:themeColor="text1"/>
                <w:sz w:val="26"/>
                <w:szCs w:val="26"/>
                <w:lang w:val="en-ID"/>
              </w:rPr>
            </w:pPr>
            <w:r w:rsidRPr="004A2A63">
              <w:rPr>
                <w:rFonts w:cs="Times New Roman"/>
                <w:color w:val="000000" w:themeColor="text1"/>
                <w:sz w:val="26"/>
                <w:szCs w:val="26"/>
              </w:rPr>
              <w:t>Trung bình</w:t>
            </w:r>
          </w:p>
        </w:tc>
      </w:tr>
      <w:tr w:rsidR="00A57C39" w:rsidRPr="004A2A63" w14:paraId="709C50C3" w14:textId="77777777" w:rsidTr="00C71735">
        <w:trPr>
          <w:trHeight w:val="438"/>
          <w:jc w:val="center"/>
        </w:trPr>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tcPr>
          <w:p w14:paraId="03AED660" w14:textId="62E29233" w:rsidR="00A57C39" w:rsidRPr="004A2A63" w:rsidRDefault="00A57C39" w:rsidP="00A57C39">
            <w:pPr>
              <w:tabs>
                <w:tab w:val="left" w:pos="1911"/>
              </w:tabs>
              <w:rPr>
                <w:rFonts w:cs="Times New Roman"/>
                <w:b/>
                <w:color w:val="000000" w:themeColor="text1"/>
                <w:sz w:val="26"/>
                <w:szCs w:val="26"/>
              </w:rPr>
            </w:pPr>
            <w:r w:rsidRPr="004A2A63">
              <w:rPr>
                <w:rFonts w:cs="Times New Roman"/>
                <w:b/>
                <w:color w:val="000000" w:themeColor="text1"/>
                <w:sz w:val="26"/>
                <w:szCs w:val="26"/>
              </w:rPr>
              <w:t>Tốc độ JOIN/Aggregate</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tcPr>
          <w:p w14:paraId="6562E296" w14:textId="290FA2AB" w:rsidR="00A57C39" w:rsidRPr="004A2A63" w:rsidRDefault="00A57C39" w:rsidP="00A57C39">
            <w:pPr>
              <w:rPr>
                <w:rFonts w:cs="Times New Roman"/>
                <w:color w:val="000000" w:themeColor="text1"/>
                <w:sz w:val="26"/>
                <w:szCs w:val="26"/>
              </w:rPr>
            </w:pPr>
            <w:r w:rsidRPr="004A2A63">
              <w:rPr>
                <w:rFonts w:cs="Times New Roman"/>
                <w:color w:val="000000" w:themeColor="text1"/>
                <w:sz w:val="26"/>
                <w:szCs w:val="26"/>
              </w:rPr>
              <w:t>Tốt hơn</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tcPr>
          <w:p w14:paraId="1D9B79CC" w14:textId="57E0426D" w:rsidR="00A57C39" w:rsidRPr="004A2A63" w:rsidRDefault="00A57C39" w:rsidP="00A57C39">
            <w:pPr>
              <w:rPr>
                <w:rFonts w:cs="Times New Roman"/>
                <w:color w:val="000000" w:themeColor="text1"/>
                <w:sz w:val="26"/>
                <w:szCs w:val="26"/>
              </w:rPr>
            </w:pPr>
            <w:r w:rsidRPr="004A2A63">
              <w:rPr>
                <w:rFonts w:cs="Times New Roman"/>
                <w:color w:val="000000" w:themeColor="text1"/>
                <w:sz w:val="26"/>
                <w:szCs w:val="26"/>
              </w:rPr>
              <w:t>Chậm hơn</w:t>
            </w:r>
          </w:p>
        </w:tc>
      </w:tr>
      <w:tr w:rsidR="00A57C39" w:rsidRPr="00A57C39" w14:paraId="2D2DFA19" w14:textId="77777777" w:rsidTr="00C71735">
        <w:trPr>
          <w:trHeight w:val="438"/>
          <w:jc w:val="center"/>
        </w:trPr>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26864925" w14:textId="77777777" w:rsidR="00A57C39" w:rsidRPr="00A57C39" w:rsidRDefault="00A57C39" w:rsidP="00A57C39">
            <w:pPr>
              <w:rPr>
                <w:rFonts w:cs="Times New Roman"/>
                <w:color w:val="000000" w:themeColor="text1"/>
                <w:sz w:val="26"/>
                <w:szCs w:val="26"/>
                <w:lang w:val="en-ID"/>
              </w:rPr>
            </w:pPr>
            <w:r w:rsidRPr="00A57C39">
              <w:rPr>
                <w:rFonts w:cs="Times New Roman"/>
                <w:b/>
                <w:color w:val="000000" w:themeColor="text1"/>
                <w:sz w:val="26"/>
                <w:szCs w:val="26"/>
                <w:lang w:val="en-ID"/>
              </w:rPr>
              <w:t>Quan hệ bảng</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08B0D3E1"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Tự quản lý</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02BD2480"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Hỗ trợ references()</w:t>
            </w:r>
          </w:p>
        </w:tc>
      </w:tr>
      <w:tr w:rsidR="00A57C39" w:rsidRPr="00A57C39" w14:paraId="5810F787" w14:textId="77777777" w:rsidTr="00C71735">
        <w:trPr>
          <w:trHeight w:val="438"/>
          <w:jc w:val="center"/>
        </w:trPr>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57E06261" w14:textId="77777777" w:rsidR="00A57C39" w:rsidRPr="00A57C39" w:rsidRDefault="00A57C39" w:rsidP="00A57C39">
            <w:pPr>
              <w:rPr>
                <w:rFonts w:cs="Times New Roman"/>
                <w:color w:val="000000" w:themeColor="text1"/>
                <w:sz w:val="26"/>
                <w:szCs w:val="26"/>
                <w:lang w:val="en-ID"/>
              </w:rPr>
            </w:pPr>
            <w:r w:rsidRPr="00A57C39">
              <w:rPr>
                <w:rFonts w:cs="Times New Roman"/>
                <w:b/>
                <w:color w:val="000000" w:themeColor="text1"/>
                <w:sz w:val="26"/>
                <w:szCs w:val="26"/>
                <w:lang w:val="en-ID"/>
              </w:rPr>
              <w:t>Sinh mã tự động</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562B1727"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Không</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4E240CEE"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Có file *.g.dart</w:t>
            </w:r>
          </w:p>
        </w:tc>
      </w:tr>
      <w:tr w:rsidR="00A57C39" w:rsidRPr="00A57C39" w14:paraId="3F3F34F3" w14:textId="77777777" w:rsidTr="00C71735">
        <w:trPr>
          <w:trHeight w:val="438"/>
          <w:jc w:val="center"/>
        </w:trPr>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1DF4D38E" w14:textId="77777777" w:rsidR="00A57C39" w:rsidRPr="00A57C39" w:rsidRDefault="00A57C39" w:rsidP="00A57C39">
            <w:pPr>
              <w:rPr>
                <w:rFonts w:cs="Times New Roman"/>
                <w:color w:val="000000" w:themeColor="text1"/>
                <w:sz w:val="26"/>
                <w:szCs w:val="26"/>
                <w:lang w:val="en-ID"/>
              </w:rPr>
            </w:pPr>
            <w:r w:rsidRPr="00A57C39">
              <w:rPr>
                <w:rFonts w:cs="Times New Roman"/>
                <w:b/>
                <w:color w:val="000000" w:themeColor="text1"/>
                <w:sz w:val="26"/>
                <w:szCs w:val="26"/>
                <w:lang w:val="en-ID"/>
              </w:rPr>
              <w:t>Đa nền tảng</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5464BC6F"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Android/iOS</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379DE3F6"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Android, iOS, Web, Desktop</w:t>
            </w:r>
          </w:p>
        </w:tc>
      </w:tr>
      <w:tr w:rsidR="00A57C39" w:rsidRPr="00A57C39" w14:paraId="5C2EF21F" w14:textId="77777777" w:rsidTr="00C71735">
        <w:trPr>
          <w:trHeight w:val="438"/>
          <w:jc w:val="center"/>
        </w:trPr>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76DF2D49" w14:textId="77777777" w:rsidR="00A57C39" w:rsidRPr="00A57C39" w:rsidRDefault="00A57C39" w:rsidP="00A57C39">
            <w:pPr>
              <w:rPr>
                <w:rFonts w:cs="Times New Roman"/>
                <w:color w:val="000000" w:themeColor="text1"/>
                <w:sz w:val="26"/>
                <w:szCs w:val="26"/>
                <w:lang w:val="en-ID"/>
              </w:rPr>
            </w:pPr>
            <w:r w:rsidRPr="00A57C39">
              <w:rPr>
                <w:rFonts w:cs="Times New Roman"/>
                <w:b/>
                <w:color w:val="000000" w:themeColor="text1"/>
                <w:sz w:val="26"/>
                <w:szCs w:val="26"/>
                <w:lang w:val="en-ID"/>
              </w:rPr>
              <w:t>Phù hợp cho</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6AD92FA5"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Dự án nhỏ, SQL thuần</w:t>
            </w:r>
          </w:p>
        </w:tc>
        <w:tc>
          <w:tcPr>
            <w:tcW w:w="2578" w:type="dxa"/>
            <w:tcBorders>
              <w:top w:val="single" w:sz="8" w:space="0" w:color="000000"/>
              <w:left w:val="single" w:sz="8" w:space="0" w:color="000000"/>
              <w:bottom w:val="single" w:sz="8" w:space="0" w:color="000000"/>
              <w:right w:val="single" w:sz="8" w:space="0" w:color="000000"/>
            </w:tcBorders>
            <w:tcMar>
              <w:top w:w="67" w:type="dxa"/>
              <w:left w:w="134" w:type="dxa"/>
              <w:bottom w:w="67" w:type="dxa"/>
              <w:right w:w="134" w:type="dxa"/>
            </w:tcMar>
            <w:vAlign w:val="center"/>
            <w:hideMark/>
          </w:tcPr>
          <w:p w14:paraId="2905BCF6" w14:textId="77777777" w:rsidR="00A57C39" w:rsidRPr="00A57C39" w:rsidRDefault="00A57C39" w:rsidP="00A57C39">
            <w:pPr>
              <w:rPr>
                <w:rFonts w:cs="Times New Roman"/>
                <w:color w:val="000000" w:themeColor="text1"/>
                <w:sz w:val="26"/>
                <w:szCs w:val="26"/>
                <w:lang w:val="en-ID"/>
              </w:rPr>
            </w:pPr>
            <w:r w:rsidRPr="00A57C39">
              <w:rPr>
                <w:rFonts w:cs="Times New Roman"/>
                <w:color w:val="000000" w:themeColor="text1"/>
                <w:sz w:val="26"/>
                <w:szCs w:val="26"/>
                <w:lang w:val="en-ID"/>
              </w:rPr>
              <w:t>Dự án vừa/lớn</w:t>
            </w:r>
          </w:p>
        </w:tc>
      </w:tr>
    </w:tbl>
    <w:p w14:paraId="7E252D0D" w14:textId="77777777" w:rsidR="007A2B6D" w:rsidRPr="007E18AA" w:rsidRDefault="007A2B6D" w:rsidP="007A2B6D">
      <w:pPr>
        <w:pStyle w:val="Heading2"/>
        <w:rPr>
          <w:rFonts w:ascii="Times New Roman" w:hAnsi="Times New Roman" w:cs="Times New Roman"/>
          <w:b/>
          <w:bCs/>
          <w:color w:val="000000" w:themeColor="text1"/>
        </w:rPr>
      </w:pPr>
      <w:bookmarkStart w:id="24" w:name="_Toc212377738"/>
      <w:r w:rsidRPr="007E18AA">
        <w:rPr>
          <w:rFonts w:ascii="Times New Roman" w:hAnsi="Times New Roman" w:cs="Times New Roman"/>
          <w:b/>
          <w:bCs/>
          <w:color w:val="000000" w:themeColor="text1"/>
        </w:rPr>
        <w:t>5.2. Phân tích hiệu năng trung bình</w:t>
      </w:r>
      <w:bookmarkEnd w:id="24"/>
    </w:p>
    <w:p w14:paraId="733E543D" w14:textId="77777777" w:rsidR="00C414E3" w:rsidRPr="00C414E3" w:rsidRDefault="007A2B6D" w:rsidP="00D873FC">
      <w:pPr>
        <w:rPr>
          <w:color w:val="000000" w:themeColor="text1"/>
          <w:sz w:val="26"/>
          <w:szCs w:val="26"/>
          <w:lang w:val="vi-VN"/>
        </w:rPr>
      </w:pPr>
      <w:r w:rsidRPr="00C414E3">
        <w:rPr>
          <w:color w:val="000000" w:themeColor="text1"/>
          <w:sz w:val="26"/>
          <w:szCs w:val="26"/>
        </w:rPr>
        <w:t>Tổng hợp kết quả cho thấy:</w:t>
      </w:r>
    </w:p>
    <w:p w14:paraId="1F3C6327" w14:textId="77777777" w:rsidR="00C414E3" w:rsidRPr="00C414E3" w:rsidRDefault="00AB663F" w:rsidP="00C414E3">
      <w:pPr>
        <w:pStyle w:val="ListParagraph"/>
        <w:numPr>
          <w:ilvl w:val="0"/>
          <w:numId w:val="34"/>
        </w:numPr>
        <w:rPr>
          <w:rFonts w:cs="Times New Roman"/>
          <w:color w:val="000000" w:themeColor="text1"/>
          <w:sz w:val="26"/>
          <w:szCs w:val="26"/>
          <w:lang w:val="en-ID"/>
        </w:rPr>
      </w:pPr>
      <w:r w:rsidRPr="00C414E3">
        <w:rPr>
          <w:rFonts w:cs="Times New Roman"/>
          <w:color w:val="000000" w:themeColor="text1"/>
          <w:sz w:val="26"/>
          <w:szCs w:val="26"/>
        </w:rPr>
        <w:t>Drift nhanh hơn trung bình ~79.9% trên hầu hết các tác vụ CRUD thông thường.</w:t>
      </w:r>
    </w:p>
    <w:p w14:paraId="6AB4A110" w14:textId="77777777" w:rsidR="00C414E3" w:rsidRPr="00C414E3" w:rsidRDefault="00AB663F" w:rsidP="00C414E3">
      <w:pPr>
        <w:pStyle w:val="ListParagraph"/>
        <w:numPr>
          <w:ilvl w:val="0"/>
          <w:numId w:val="34"/>
        </w:numPr>
        <w:rPr>
          <w:rFonts w:cs="Times New Roman"/>
          <w:color w:val="000000" w:themeColor="text1"/>
          <w:sz w:val="26"/>
          <w:szCs w:val="26"/>
          <w:lang w:val="en-ID"/>
        </w:rPr>
      </w:pPr>
      <w:r w:rsidRPr="00C414E3">
        <w:rPr>
          <w:rFonts w:cs="Times New Roman"/>
          <w:color w:val="000000" w:themeColor="text1"/>
          <w:sz w:val="26"/>
          <w:szCs w:val="26"/>
        </w:rPr>
        <w:t>Drift tận dụng ORM + Stream API, giúp tăng tốc độ và hỗ trợ reactive UI trong Flutter.</w:t>
      </w:r>
    </w:p>
    <w:p w14:paraId="74E5D495" w14:textId="48ADE951" w:rsidR="00C414E3" w:rsidRPr="00C414E3" w:rsidRDefault="00AB663F" w:rsidP="00C414E3">
      <w:pPr>
        <w:pStyle w:val="ListParagraph"/>
        <w:numPr>
          <w:ilvl w:val="0"/>
          <w:numId w:val="34"/>
        </w:numPr>
        <w:rPr>
          <w:rFonts w:cs="Times New Roman"/>
          <w:color w:val="000000" w:themeColor="text1"/>
          <w:sz w:val="26"/>
          <w:szCs w:val="26"/>
          <w:lang w:val="vi-VN"/>
        </w:rPr>
      </w:pPr>
      <w:r w:rsidRPr="00C414E3">
        <w:rPr>
          <w:rFonts w:cs="Times New Roman"/>
          <w:color w:val="000000" w:themeColor="text1"/>
          <w:sz w:val="26"/>
          <w:szCs w:val="26"/>
        </w:rPr>
        <w:t>SQLite thuần vẫn vượt trội ở các truy vấn phức tạp như JOIN và Aggregate, nhờ tối ưu hóa SQL engine trực tiếp.</w:t>
      </w:r>
      <w:r w:rsidR="002A2BDC" w:rsidRPr="00C414E3">
        <w:rPr>
          <w:rFonts w:cs="Times New Roman"/>
          <w:color w:val="000000" w:themeColor="text1"/>
          <w:sz w:val="26"/>
          <w:szCs w:val="26"/>
          <w:lang w:val="vi-VN"/>
        </w:rPr>
        <w:t xml:space="preserve"> </w:t>
      </w:r>
    </w:p>
    <w:p w14:paraId="6D94C2AD" w14:textId="77777777" w:rsidR="00C414E3" w:rsidRPr="00C414E3" w:rsidRDefault="00C414E3" w:rsidP="00C414E3">
      <w:pPr>
        <w:pStyle w:val="ListParagraph"/>
        <w:numPr>
          <w:ilvl w:val="0"/>
          <w:numId w:val="34"/>
        </w:numPr>
        <w:rPr>
          <w:rFonts w:eastAsiaTheme="majorEastAsia" w:cs="Times New Roman"/>
          <w:color w:val="000000" w:themeColor="text1"/>
          <w:sz w:val="26"/>
          <w:szCs w:val="26"/>
          <w:lang w:val="vi-VN"/>
        </w:rPr>
      </w:pPr>
      <w:r w:rsidRPr="00C414E3">
        <w:rPr>
          <w:rFonts w:eastAsiaTheme="majorEastAsia" w:cs="Times New Roman"/>
          <w:color w:val="000000" w:themeColor="text1"/>
          <w:sz w:val="26"/>
          <w:szCs w:val="26"/>
        </w:rPr>
        <w:t>Khi ứng dụng cần tính năng reactive, an toàn kiểu dữ liệu, và tích hợp tốt với Flutter, Drift là lựa chọn tốt hơn.</w:t>
      </w:r>
    </w:p>
    <w:p w14:paraId="39C335E3" w14:textId="459DD011" w:rsidR="002A2BDC" w:rsidRPr="00C414E3" w:rsidRDefault="003034AB" w:rsidP="00C414E3">
      <w:pPr>
        <w:pStyle w:val="ListParagraph"/>
        <w:numPr>
          <w:ilvl w:val="0"/>
          <w:numId w:val="34"/>
        </w:numPr>
        <w:rPr>
          <w:color w:val="000000" w:themeColor="text1"/>
          <w:sz w:val="26"/>
          <w:szCs w:val="26"/>
          <w:lang w:val="vi-VN"/>
        </w:rPr>
      </w:pPr>
      <w:r w:rsidRPr="00C414E3">
        <w:rPr>
          <w:rFonts w:eastAsiaTheme="majorEastAsia" w:cs="Times New Roman"/>
          <w:color w:val="000000" w:themeColor="text1"/>
          <w:sz w:val="26"/>
          <w:szCs w:val="26"/>
        </w:rPr>
        <w:t>Nếu yêu cầu hiệu năng thuần túy, hoặc các phép xử lý dữ liệu phức tạp, SQLite gốc có lợi thế.</w:t>
      </w:r>
    </w:p>
    <w:p w14:paraId="0BD52ADF" w14:textId="788353A5" w:rsidR="00306CFC" w:rsidRPr="007E18AA" w:rsidRDefault="00306CFC" w:rsidP="00AB663F">
      <w:pPr>
        <w:pStyle w:val="Heading2"/>
        <w:rPr>
          <w:rFonts w:ascii="Times New Roman" w:hAnsi="Times New Roman" w:cs="Times New Roman"/>
          <w:b/>
          <w:bCs/>
          <w:color w:val="000000" w:themeColor="text1"/>
        </w:rPr>
      </w:pPr>
      <w:bookmarkStart w:id="25" w:name="_Toc212377739"/>
      <w:r w:rsidRPr="007E18AA">
        <w:rPr>
          <w:rFonts w:ascii="Times New Roman" w:hAnsi="Times New Roman" w:cs="Times New Roman"/>
          <w:b/>
          <w:bCs/>
          <w:color w:val="000000" w:themeColor="text1"/>
        </w:rPr>
        <w:t>5.3. Nhận xét tổng quát</w:t>
      </w:r>
      <w:bookmarkEnd w:id="25"/>
    </w:p>
    <w:p w14:paraId="0BDA7193" w14:textId="77777777" w:rsidR="00306CFC" w:rsidRPr="00306CFC" w:rsidRDefault="00306CFC" w:rsidP="004A2A63">
      <w:pPr>
        <w:ind w:left="360"/>
        <w:rPr>
          <w:color w:val="000000" w:themeColor="text1"/>
          <w:sz w:val="26"/>
          <w:szCs w:val="26"/>
        </w:rPr>
      </w:pPr>
      <w:r w:rsidRPr="00306CFC">
        <w:rPr>
          <w:color w:val="000000" w:themeColor="text1"/>
          <w:sz w:val="26"/>
          <w:szCs w:val="26"/>
        </w:rPr>
        <w:t>Drift phù hợp cho các dự án có giao diện động (reactive UI) và cần quản lý dữ liệu phức tạp nhưng dễ bảo trì.</w:t>
      </w:r>
    </w:p>
    <w:p w14:paraId="5643CF98" w14:textId="77777777" w:rsidR="00306CFC" w:rsidRPr="00306CFC" w:rsidRDefault="00306CFC" w:rsidP="004A2A63">
      <w:pPr>
        <w:ind w:left="360"/>
        <w:rPr>
          <w:color w:val="000000" w:themeColor="text1"/>
          <w:sz w:val="26"/>
          <w:szCs w:val="26"/>
        </w:rPr>
      </w:pPr>
      <w:r w:rsidRPr="00306CFC">
        <w:rPr>
          <w:color w:val="000000" w:themeColor="text1"/>
          <w:sz w:val="26"/>
          <w:szCs w:val="26"/>
        </w:rPr>
        <w:t>SQLite thích hợp với ứng dụng nhỏ, đơn giản, nơi hiệu năng thuần túy là ưu tiên hàng đầu.</w:t>
      </w:r>
    </w:p>
    <w:p w14:paraId="027FE718" w14:textId="77777777" w:rsidR="00306CFC" w:rsidRPr="00306CFC" w:rsidRDefault="00306CFC" w:rsidP="004A2A63">
      <w:pPr>
        <w:ind w:left="360"/>
        <w:rPr>
          <w:color w:val="000000" w:themeColor="text1"/>
          <w:sz w:val="26"/>
          <w:szCs w:val="26"/>
        </w:rPr>
      </w:pPr>
      <w:r w:rsidRPr="00306CFC">
        <w:rPr>
          <w:color w:val="000000" w:themeColor="text1"/>
          <w:sz w:val="26"/>
          <w:szCs w:val="26"/>
        </w:rPr>
        <w:t>Cả hai đều ổn định, đáng tin cậy và dễ tích hợp trong Flutter.</w:t>
      </w:r>
    </w:p>
    <w:p w14:paraId="241127AB" w14:textId="77777777" w:rsidR="00C00380" w:rsidRPr="007E18AA" w:rsidRDefault="00C00380" w:rsidP="00C00380">
      <w:pPr>
        <w:pStyle w:val="Heading2"/>
        <w:rPr>
          <w:rFonts w:ascii="Times New Roman" w:hAnsi="Times New Roman" w:cs="Times New Roman"/>
          <w:bCs/>
          <w:color w:val="000000" w:themeColor="text1"/>
        </w:rPr>
      </w:pPr>
      <w:bookmarkStart w:id="26" w:name="_Toc212377740"/>
      <w:r w:rsidRPr="007E18AA">
        <w:rPr>
          <w:rStyle w:val="Strong"/>
          <w:rFonts w:ascii="Times New Roman" w:hAnsi="Times New Roman" w:cs="Times New Roman"/>
          <w:bCs w:val="0"/>
          <w:color w:val="000000" w:themeColor="text1"/>
        </w:rPr>
        <w:t>5.4. Khuyến nghị sử dụng</w:t>
      </w:r>
      <w:bookmarkEnd w:id="26"/>
    </w:p>
    <w:tbl>
      <w:tblPr>
        <w:tblStyle w:val="TableGrid"/>
        <w:tblW w:w="8976" w:type="dxa"/>
        <w:tblLook w:val="04A0" w:firstRow="1" w:lastRow="0" w:firstColumn="1" w:lastColumn="0" w:noHBand="0" w:noVBand="1"/>
      </w:tblPr>
      <w:tblGrid>
        <w:gridCol w:w="7128"/>
        <w:gridCol w:w="1848"/>
      </w:tblGrid>
      <w:tr w:rsidR="00C00380" w:rsidRPr="004A2A63" w14:paraId="74E66A50" w14:textId="77777777" w:rsidTr="00C00380">
        <w:trPr>
          <w:trHeight w:val="412"/>
        </w:trPr>
        <w:tc>
          <w:tcPr>
            <w:tcW w:w="0" w:type="auto"/>
            <w:hideMark/>
          </w:tcPr>
          <w:p w14:paraId="412B827E" w14:textId="77777777" w:rsidR="00C00380" w:rsidRPr="004A2A63" w:rsidRDefault="00C00380">
            <w:pPr>
              <w:jc w:val="center"/>
              <w:rPr>
                <w:b/>
                <w:color w:val="000000" w:themeColor="text1"/>
                <w:sz w:val="26"/>
                <w:szCs w:val="26"/>
              </w:rPr>
            </w:pPr>
            <w:r w:rsidRPr="004A2A63">
              <w:rPr>
                <w:b/>
                <w:color w:val="000000" w:themeColor="text1"/>
                <w:sz w:val="26"/>
                <w:szCs w:val="26"/>
              </w:rPr>
              <w:t>Mục đích ứng dụng</w:t>
            </w:r>
          </w:p>
        </w:tc>
        <w:tc>
          <w:tcPr>
            <w:tcW w:w="0" w:type="auto"/>
            <w:hideMark/>
          </w:tcPr>
          <w:p w14:paraId="3D39FE88" w14:textId="77777777" w:rsidR="00C00380" w:rsidRPr="004A2A63" w:rsidRDefault="00C00380">
            <w:pPr>
              <w:jc w:val="center"/>
              <w:rPr>
                <w:b/>
                <w:color w:val="000000" w:themeColor="text1"/>
                <w:sz w:val="26"/>
                <w:szCs w:val="26"/>
              </w:rPr>
            </w:pPr>
            <w:r w:rsidRPr="004A2A63">
              <w:rPr>
                <w:b/>
                <w:color w:val="000000" w:themeColor="text1"/>
                <w:sz w:val="26"/>
                <w:szCs w:val="26"/>
              </w:rPr>
              <w:t>Nên chọn</w:t>
            </w:r>
          </w:p>
        </w:tc>
      </w:tr>
      <w:tr w:rsidR="00C00380" w:rsidRPr="004A2A63" w14:paraId="3D5C1BC9" w14:textId="77777777" w:rsidTr="00C00380">
        <w:trPr>
          <w:trHeight w:val="412"/>
        </w:trPr>
        <w:tc>
          <w:tcPr>
            <w:tcW w:w="0" w:type="auto"/>
            <w:hideMark/>
          </w:tcPr>
          <w:p w14:paraId="46898722" w14:textId="77777777" w:rsidR="00C00380" w:rsidRPr="004A2A63" w:rsidRDefault="00C00380">
            <w:pPr>
              <w:rPr>
                <w:color w:val="000000" w:themeColor="text1"/>
                <w:sz w:val="26"/>
                <w:szCs w:val="26"/>
              </w:rPr>
            </w:pPr>
            <w:r w:rsidRPr="004A2A63">
              <w:rPr>
                <w:color w:val="000000" w:themeColor="text1"/>
                <w:sz w:val="26"/>
                <w:szCs w:val="26"/>
              </w:rPr>
              <w:t>Ứng dụng nhỏ, học tập, SQL thuần</w:t>
            </w:r>
          </w:p>
        </w:tc>
        <w:tc>
          <w:tcPr>
            <w:tcW w:w="0" w:type="auto"/>
            <w:hideMark/>
          </w:tcPr>
          <w:p w14:paraId="2511F7CC" w14:textId="77777777" w:rsidR="00C00380" w:rsidRPr="004A2A63" w:rsidRDefault="00C00380">
            <w:pPr>
              <w:rPr>
                <w:color w:val="000000" w:themeColor="text1"/>
                <w:sz w:val="26"/>
                <w:szCs w:val="26"/>
              </w:rPr>
            </w:pPr>
            <w:r w:rsidRPr="004A2A63">
              <w:rPr>
                <w:rStyle w:val="Strong"/>
                <w:color w:val="000000" w:themeColor="text1"/>
                <w:sz w:val="26"/>
                <w:szCs w:val="26"/>
              </w:rPr>
              <w:t>SQLite</w:t>
            </w:r>
          </w:p>
        </w:tc>
      </w:tr>
      <w:tr w:rsidR="00C00380" w:rsidRPr="004A2A63" w14:paraId="1A462823" w14:textId="77777777" w:rsidTr="00C00380">
        <w:trPr>
          <w:trHeight w:val="425"/>
        </w:trPr>
        <w:tc>
          <w:tcPr>
            <w:tcW w:w="0" w:type="auto"/>
            <w:hideMark/>
          </w:tcPr>
          <w:p w14:paraId="11A2BD39" w14:textId="77777777" w:rsidR="00C00380" w:rsidRPr="004A2A63" w:rsidRDefault="00C00380">
            <w:pPr>
              <w:rPr>
                <w:color w:val="000000" w:themeColor="text1"/>
                <w:sz w:val="26"/>
                <w:szCs w:val="26"/>
              </w:rPr>
            </w:pPr>
            <w:r w:rsidRPr="004A2A63">
              <w:rPr>
                <w:color w:val="000000" w:themeColor="text1"/>
                <w:sz w:val="26"/>
                <w:szCs w:val="26"/>
              </w:rPr>
              <w:t>Ứng dụng trung bình – lớn, cần reactive UI</w:t>
            </w:r>
          </w:p>
        </w:tc>
        <w:tc>
          <w:tcPr>
            <w:tcW w:w="0" w:type="auto"/>
            <w:hideMark/>
          </w:tcPr>
          <w:p w14:paraId="2B41E6F6" w14:textId="77777777" w:rsidR="00C00380" w:rsidRPr="004A2A63" w:rsidRDefault="00C00380">
            <w:pPr>
              <w:rPr>
                <w:color w:val="000000" w:themeColor="text1"/>
                <w:sz w:val="26"/>
                <w:szCs w:val="26"/>
              </w:rPr>
            </w:pPr>
            <w:r w:rsidRPr="004A2A63">
              <w:rPr>
                <w:rStyle w:val="Strong"/>
                <w:color w:val="000000" w:themeColor="text1"/>
                <w:sz w:val="26"/>
                <w:szCs w:val="26"/>
              </w:rPr>
              <w:t>Drift</w:t>
            </w:r>
          </w:p>
        </w:tc>
      </w:tr>
      <w:tr w:rsidR="00C00380" w:rsidRPr="004A2A63" w14:paraId="46A36EF6" w14:textId="77777777" w:rsidTr="00C00380">
        <w:trPr>
          <w:trHeight w:val="412"/>
        </w:trPr>
        <w:tc>
          <w:tcPr>
            <w:tcW w:w="0" w:type="auto"/>
            <w:hideMark/>
          </w:tcPr>
          <w:p w14:paraId="107E861B" w14:textId="77777777" w:rsidR="00C00380" w:rsidRPr="004A2A63" w:rsidRDefault="00C00380">
            <w:pPr>
              <w:rPr>
                <w:color w:val="000000" w:themeColor="text1"/>
                <w:sz w:val="26"/>
                <w:szCs w:val="26"/>
              </w:rPr>
            </w:pPr>
            <w:r w:rsidRPr="004A2A63">
              <w:rPr>
                <w:color w:val="000000" w:themeColor="text1"/>
                <w:sz w:val="26"/>
                <w:szCs w:val="26"/>
              </w:rPr>
              <w:t>Ứng dụng đa nền tảng (Web, Desktop)</w:t>
            </w:r>
          </w:p>
        </w:tc>
        <w:tc>
          <w:tcPr>
            <w:tcW w:w="0" w:type="auto"/>
            <w:hideMark/>
          </w:tcPr>
          <w:p w14:paraId="60EB86E8" w14:textId="77777777" w:rsidR="00C00380" w:rsidRPr="004A2A63" w:rsidRDefault="00C00380">
            <w:pPr>
              <w:rPr>
                <w:color w:val="000000" w:themeColor="text1"/>
                <w:sz w:val="26"/>
                <w:szCs w:val="26"/>
              </w:rPr>
            </w:pPr>
            <w:r w:rsidRPr="004A2A63">
              <w:rPr>
                <w:rStyle w:val="Strong"/>
                <w:color w:val="000000" w:themeColor="text1"/>
                <w:sz w:val="26"/>
                <w:szCs w:val="26"/>
              </w:rPr>
              <w:t>Drift</w:t>
            </w:r>
          </w:p>
        </w:tc>
      </w:tr>
      <w:tr w:rsidR="00C00380" w:rsidRPr="004A2A63" w14:paraId="7A009E7D" w14:textId="77777777" w:rsidTr="00C00380">
        <w:trPr>
          <w:trHeight w:val="412"/>
        </w:trPr>
        <w:tc>
          <w:tcPr>
            <w:tcW w:w="0" w:type="auto"/>
            <w:hideMark/>
          </w:tcPr>
          <w:p w14:paraId="06E4B6CD" w14:textId="77777777" w:rsidR="00C00380" w:rsidRPr="004A2A63" w:rsidRDefault="00C00380">
            <w:pPr>
              <w:rPr>
                <w:color w:val="000000" w:themeColor="text1"/>
                <w:sz w:val="26"/>
                <w:szCs w:val="26"/>
              </w:rPr>
            </w:pPr>
            <w:r w:rsidRPr="004A2A63">
              <w:rPr>
                <w:color w:val="000000" w:themeColor="text1"/>
                <w:sz w:val="26"/>
                <w:szCs w:val="26"/>
              </w:rPr>
              <w:t>Cần hiệu năng cực cao với truy vấn phức tạp</w:t>
            </w:r>
          </w:p>
        </w:tc>
        <w:tc>
          <w:tcPr>
            <w:tcW w:w="0" w:type="auto"/>
            <w:hideMark/>
          </w:tcPr>
          <w:p w14:paraId="0F458B60" w14:textId="77777777" w:rsidR="00C00380" w:rsidRPr="004A2A63" w:rsidRDefault="00C00380">
            <w:pPr>
              <w:rPr>
                <w:color w:val="000000" w:themeColor="text1"/>
                <w:sz w:val="26"/>
                <w:szCs w:val="26"/>
              </w:rPr>
            </w:pPr>
            <w:r w:rsidRPr="004A2A63">
              <w:rPr>
                <w:rStyle w:val="Strong"/>
                <w:color w:val="000000" w:themeColor="text1"/>
                <w:sz w:val="26"/>
                <w:szCs w:val="26"/>
              </w:rPr>
              <w:t>SQLite</w:t>
            </w:r>
          </w:p>
        </w:tc>
      </w:tr>
    </w:tbl>
    <w:p w14:paraId="7227EDD6" w14:textId="067FCC42" w:rsidR="00FF05F8" w:rsidRPr="007E18AA" w:rsidRDefault="00FF05F8" w:rsidP="00FF05F8">
      <w:pPr>
        <w:pStyle w:val="Heading1"/>
        <w:rPr>
          <w:rFonts w:ascii="Times New Roman" w:hAnsi="Times New Roman" w:cs="Times New Roman"/>
          <w:b/>
          <w:bCs/>
          <w:color w:val="000000" w:themeColor="text1"/>
        </w:rPr>
      </w:pPr>
      <w:bookmarkStart w:id="27" w:name="_Toc212377741"/>
      <w:r w:rsidRPr="007E18AA">
        <w:rPr>
          <w:rFonts w:ascii="Times New Roman" w:hAnsi="Times New Roman" w:cs="Times New Roman"/>
          <w:b/>
          <w:bCs/>
          <w:color w:val="000000" w:themeColor="text1"/>
        </w:rPr>
        <w:t>VI. Kết luận</w:t>
      </w:r>
      <w:bookmarkEnd w:id="27"/>
    </w:p>
    <w:p w14:paraId="00DC17EB" w14:textId="77777777" w:rsidR="00FF05F8" w:rsidRPr="007E18AA" w:rsidRDefault="00FF05F8" w:rsidP="00FF05F8">
      <w:pPr>
        <w:pStyle w:val="Heading2"/>
        <w:rPr>
          <w:rFonts w:ascii="Times New Roman" w:hAnsi="Times New Roman" w:cs="Times New Roman"/>
          <w:b/>
          <w:bCs/>
          <w:color w:val="000000" w:themeColor="text1"/>
        </w:rPr>
      </w:pPr>
      <w:bookmarkStart w:id="28" w:name="_Toc212377742"/>
      <w:r w:rsidRPr="007E18AA">
        <w:rPr>
          <w:rFonts w:ascii="Times New Roman" w:hAnsi="Times New Roman" w:cs="Times New Roman"/>
          <w:b/>
          <w:bCs/>
          <w:color w:val="000000" w:themeColor="text1"/>
        </w:rPr>
        <w:t>6.1. Tổng kết kết quả đạt được</w:t>
      </w:r>
      <w:bookmarkEnd w:id="28"/>
    </w:p>
    <w:p w14:paraId="168E3883" w14:textId="77777777" w:rsidR="00FF05F8" w:rsidRPr="00FF05F8" w:rsidRDefault="00FF05F8" w:rsidP="004A2A63">
      <w:pPr>
        <w:ind w:left="360"/>
        <w:rPr>
          <w:color w:val="000000" w:themeColor="text1"/>
          <w:sz w:val="26"/>
          <w:szCs w:val="26"/>
        </w:rPr>
      </w:pPr>
      <w:r w:rsidRPr="00FF05F8">
        <w:rPr>
          <w:color w:val="000000" w:themeColor="text1"/>
          <w:sz w:val="26"/>
          <w:szCs w:val="26"/>
        </w:rPr>
        <w:t>Hoàn thành việc tìm hiểu và triển khai hai công nghệ SQLite và Drift trong Flutter.</w:t>
      </w:r>
    </w:p>
    <w:p w14:paraId="691ABE86" w14:textId="77777777" w:rsidR="00FF05F8" w:rsidRPr="00FF05F8" w:rsidRDefault="00FF05F8" w:rsidP="004A2A63">
      <w:pPr>
        <w:ind w:left="360"/>
        <w:rPr>
          <w:color w:val="000000" w:themeColor="text1"/>
          <w:sz w:val="26"/>
          <w:szCs w:val="26"/>
        </w:rPr>
      </w:pPr>
      <w:r w:rsidRPr="00FF05F8">
        <w:rPr>
          <w:color w:val="000000" w:themeColor="text1"/>
          <w:sz w:val="26"/>
          <w:szCs w:val="26"/>
        </w:rPr>
        <w:t>Xây dựng thành công ứng dụng quản lý sản phẩm thử nghiệm.</w:t>
      </w:r>
    </w:p>
    <w:p w14:paraId="420C0437" w14:textId="77777777" w:rsidR="00FF05F8" w:rsidRPr="00FF05F8" w:rsidRDefault="00FF05F8" w:rsidP="004A2A63">
      <w:pPr>
        <w:ind w:left="360"/>
        <w:rPr>
          <w:color w:val="000000" w:themeColor="text1"/>
          <w:sz w:val="26"/>
          <w:szCs w:val="26"/>
        </w:rPr>
      </w:pPr>
      <w:r w:rsidRPr="00FF05F8">
        <w:rPr>
          <w:color w:val="000000" w:themeColor="text1"/>
          <w:sz w:val="26"/>
          <w:szCs w:val="26"/>
        </w:rPr>
        <w:t>Thực hiện benchmark với 10.000 bản ghi và so sánh chi tiết hiệu năng.</w:t>
      </w:r>
    </w:p>
    <w:p w14:paraId="5E86E951" w14:textId="2139D752" w:rsidR="00B42FF9" w:rsidRPr="00B32CCB" w:rsidRDefault="00FF05F8" w:rsidP="004A2A63">
      <w:pPr>
        <w:ind w:left="360"/>
        <w:rPr>
          <w:color w:val="000000" w:themeColor="text1"/>
          <w:sz w:val="26"/>
          <w:szCs w:val="26"/>
        </w:rPr>
      </w:pPr>
      <w:r w:rsidRPr="00FF05F8">
        <w:rPr>
          <w:color w:val="000000" w:themeColor="text1"/>
          <w:sz w:val="26"/>
          <w:szCs w:val="26"/>
        </w:rPr>
        <w:lastRenderedPageBreak/>
        <w:t>Kết quả: Drift nhanh hơn trung bình 79.9% trong CRUD, trong khi SQLite mạnh hơn ở JOIN và Aggregate.</w:t>
      </w:r>
    </w:p>
    <w:sectPr w:rsidR="00B42FF9" w:rsidRPr="00B32CCB" w:rsidSect="00FE2A32">
      <w:pgSz w:w="11907" w:h="16840" w:code="9"/>
      <w:pgMar w:top="113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F52A3"/>
    <w:multiLevelType w:val="hybridMultilevel"/>
    <w:tmpl w:val="06CC21AC"/>
    <w:lvl w:ilvl="0" w:tplc="2BE8C130">
      <w:start w:val="1"/>
      <w:numFmt w:val="bullet"/>
      <w:lvlText w:val="■"/>
      <w:lvlJc w:val="left"/>
      <w:pPr>
        <w:tabs>
          <w:tab w:val="num" w:pos="720"/>
        </w:tabs>
        <w:ind w:left="720" w:hanging="360"/>
      </w:pPr>
      <w:rPr>
        <w:rFonts w:ascii="Inter" w:hAnsi="Inter" w:hint="default"/>
      </w:rPr>
    </w:lvl>
    <w:lvl w:ilvl="1" w:tplc="CDEA346A" w:tentative="1">
      <w:start w:val="1"/>
      <w:numFmt w:val="bullet"/>
      <w:lvlText w:val="■"/>
      <w:lvlJc w:val="left"/>
      <w:pPr>
        <w:tabs>
          <w:tab w:val="num" w:pos="1440"/>
        </w:tabs>
        <w:ind w:left="1440" w:hanging="360"/>
      </w:pPr>
      <w:rPr>
        <w:rFonts w:ascii="Inter" w:hAnsi="Inter" w:hint="default"/>
      </w:rPr>
    </w:lvl>
    <w:lvl w:ilvl="2" w:tplc="289A1D4C" w:tentative="1">
      <w:start w:val="1"/>
      <w:numFmt w:val="bullet"/>
      <w:lvlText w:val="■"/>
      <w:lvlJc w:val="left"/>
      <w:pPr>
        <w:tabs>
          <w:tab w:val="num" w:pos="2160"/>
        </w:tabs>
        <w:ind w:left="2160" w:hanging="360"/>
      </w:pPr>
      <w:rPr>
        <w:rFonts w:ascii="Inter" w:hAnsi="Inter" w:hint="default"/>
      </w:rPr>
    </w:lvl>
    <w:lvl w:ilvl="3" w:tplc="59987FAE" w:tentative="1">
      <w:start w:val="1"/>
      <w:numFmt w:val="bullet"/>
      <w:lvlText w:val="■"/>
      <w:lvlJc w:val="left"/>
      <w:pPr>
        <w:tabs>
          <w:tab w:val="num" w:pos="2880"/>
        </w:tabs>
        <w:ind w:left="2880" w:hanging="360"/>
      </w:pPr>
      <w:rPr>
        <w:rFonts w:ascii="Inter" w:hAnsi="Inter" w:hint="default"/>
      </w:rPr>
    </w:lvl>
    <w:lvl w:ilvl="4" w:tplc="C0B8EF60" w:tentative="1">
      <w:start w:val="1"/>
      <w:numFmt w:val="bullet"/>
      <w:lvlText w:val="■"/>
      <w:lvlJc w:val="left"/>
      <w:pPr>
        <w:tabs>
          <w:tab w:val="num" w:pos="3600"/>
        </w:tabs>
        <w:ind w:left="3600" w:hanging="360"/>
      </w:pPr>
      <w:rPr>
        <w:rFonts w:ascii="Inter" w:hAnsi="Inter" w:hint="default"/>
      </w:rPr>
    </w:lvl>
    <w:lvl w:ilvl="5" w:tplc="BB02AFFE" w:tentative="1">
      <w:start w:val="1"/>
      <w:numFmt w:val="bullet"/>
      <w:lvlText w:val="■"/>
      <w:lvlJc w:val="left"/>
      <w:pPr>
        <w:tabs>
          <w:tab w:val="num" w:pos="4320"/>
        </w:tabs>
        <w:ind w:left="4320" w:hanging="360"/>
      </w:pPr>
      <w:rPr>
        <w:rFonts w:ascii="Inter" w:hAnsi="Inter" w:hint="default"/>
      </w:rPr>
    </w:lvl>
    <w:lvl w:ilvl="6" w:tplc="333CFBD8" w:tentative="1">
      <w:start w:val="1"/>
      <w:numFmt w:val="bullet"/>
      <w:lvlText w:val="■"/>
      <w:lvlJc w:val="left"/>
      <w:pPr>
        <w:tabs>
          <w:tab w:val="num" w:pos="5040"/>
        </w:tabs>
        <w:ind w:left="5040" w:hanging="360"/>
      </w:pPr>
      <w:rPr>
        <w:rFonts w:ascii="Inter" w:hAnsi="Inter" w:hint="default"/>
      </w:rPr>
    </w:lvl>
    <w:lvl w:ilvl="7" w:tplc="2D56AE86" w:tentative="1">
      <w:start w:val="1"/>
      <w:numFmt w:val="bullet"/>
      <w:lvlText w:val="■"/>
      <w:lvlJc w:val="left"/>
      <w:pPr>
        <w:tabs>
          <w:tab w:val="num" w:pos="5760"/>
        </w:tabs>
        <w:ind w:left="5760" w:hanging="360"/>
      </w:pPr>
      <w:rPr>
        <w:rFonts w:ascii="Inter" w:hAnsi="Inter" w:hint="default"/>
      </w:rPr>
    </w:lvl>
    <w:lvl w:ilvl="8" w:tplc="D5E403A0" w:tentative="1">
      <w:start w:val="1"/>
      <w:numFmt w:val="bullet"/>
      <w:lvlText w:val="■"/>
      <w:lvlJc w:val="left"/>
      <w:pPr>
        <w:tabs>
          <w:tab w:val="num" w:pos="6480"/>
        </w:tabs>
        <w:ind w:left="6480" w:hanging="360"/>
      </w:pPr>
      <w:rPr>
        <w:rFonts w:ascii="Inter" w:hAnsi="Inter" w:hint="default"/>
      </w:rPr>
    </w:lvl>
  </w:abstractNum>
  <w:abstractNum w:abstractNumId="1" w15:restartNumberingAfterBreak="0">
    <w:nsid w:val="06FE724C"/>
    <w:multiLevelType w:val="hybridMultilevel"/>
    <w:tmpl w:val="5FACC1BE"/>
    <w:lvl w:ilvl="0" w:tplc="DAACB806">
      <w:start w:val="3"/>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4C162B"/>
    <w:multiLevelType w:val="multilevel"/>
    <w:tmpl w:val="3422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0218A"/>
    <w:multiLevelType w:val="multilevel"/>
    <w:tmpl w:val="AD96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56F85"/>
    <w:multiLevelType w:val="multilevel"/>
    <w:tmpl w:val="16B4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459E5"/>
    <w:multiLevelType w:val="multilevel"/>
    <w:tmpl w:val="C778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03E58"/>
    <w:multiLevelType w:val="multilevel"/>
    <w:tmpl w:val="D8E2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D559C5"/>
    <w:multiLevelType w:val="multilevel"/>
    <w:tmpl w:val="506C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0C473D"/>
    <w:multiLevelType w:val="multilevel"/>
    <w:tmpl w:val="4666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DE3E75"/>
    <w:multiLevelType w:val="multilevel"/>
    <w:tmpl w:val="9C7A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7571E"/>
    <w:multiLevelType w:val="hybridMultilevel"/>
    <w:tmpl w:val="6CA44768"/>
    <w:lvl w:ilvl="0" w:tplc="24A4EE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F25BD7"/>
    <w:multiLevelType w:val="multilevel"/>
    <w:tmpl w:val="0F98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4259A3"/>
    <w:multiLevelType w:val="multilevel"/>
    <w:tmpl w:val="0B1A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AA50B3"/>
    <w:multiLevelType w:val="multilevel"/>
    <w:tmpl w:val="2CCE3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7D6C19"/>
    <w:multiLevelType w:val="hybridMultilevel"/>
    <w:tmpl w:val="8A22D322"/>
    <w:lvl w:ilvl="0" w:tplc="3D204D88">
      <w:start w:val="1"/>
      <w:numFmt w:val="bullet"/>
      <w:lvlText w:val="■"/>
      <w:lvlJc w:val="left"/>
      <w:pPr>
        <w:tabs>
          <w:tab w:val="num" w:pos="720"/>
        </w:tabs>
        <w:ind w:left="720" w:hanging="360"/>
      </w:pPr>
      <w:rPr>
        <w:rFonts w:ascii="Inter" w:hAnsi="Inter" w:hint="default"/>
      </w:rPr>
    </w:lvl>
    <w:lvl w:ilvl="1" w:tplc="C43252F8" w:tentative="1">
      <w:start w:val="1"/>
      <w:numFmt w:val="bullet"/>
      <w:lvlText w:val="■"/>
      <w:lvlJc w:val="left"/>
      <w:pPr>
        <w:tabs>
          <w:tab w:val="num" w:pos="1440"/>
        </w:tabs>
        <w:ind w:left="1440" w:hanging="360"/>
      </w:pPr>
      <w:rPr>
        <w:rFonts w:ascii="Inter" w:hAnsi="Inter" w:hint="default"/>
      </w:rPr>
    </w:lvl>
    <w:lvl w:ilvl="2" w:tplc="6F6C249E" w:tentative="1">
      <w:start w:val="1"/>
      <w:numFmt w:val="bullet"/>
      <w:lvlText w:val="■"/>
      <w:lvlJc w:val="left"/>
      <w:pPr>
        <w:tabs>
          <w:tab w:val="num" w:pos="2160"/>
        </w:tabs>
        <w:ind w:left="2160" w:hanging="360"/>
      </w:pPr>
      <w:rPr>
        <w:rFonts w:ascii="Inter" w:hAnsi="Inter" w:hint="default"/>
      </w:rPr>
    </w:lvl>
    <w:lvl w:ilvl="3" w:tplc="319C9E1E" w:tentative="1">
      <w:start w:val="1"/>
      <w:numFmt w:val="bullet"/>
      <w:lvlText w:val="■"/>
      <w:lvlJc w:val="left"/>
      <w:pPr>
        <w:tabs>
          <w:tab w:val="num" w:pos="2880"/>
        </w:tabs>
        <w:ind w:left="2880" w:hanging="360"/>
      </w:pPr>
      <w:rPr>
        <w:rFonts w:ascii="Inter" w:hAnsi="Inter" w:hint="default"/>
      </w:rPr>
    </w:lvl>
    <w:lvl w:ilvl="4" w:tplc="5266A01E" w:tentative="1">
      <w:start w:val="1"/>
      <w:numFmt w:val="bullet"/>
      <w:lvlText w:val="■"/>
      <w:lvlJc w:val="left"/>
      <w:pPr>
        <w:tabs>
          <w:tab w:val="num" w:pos="3600"/>
        </w:tabs>
        <w:ind w:left="3600" w:hanging="360"/>
      </w:pPr>
      <w:rPr>
        <w:rFonts w:ascii="Inter" w:hAnsi="Inter" w:hint="default"/>
      </w:rPr>
    </w:lvl>
    <w:lvl w:ilvl="5" w:tplc="0E728926" w:tentative="1">
      <w:start w:val="1"/>
      <w:numFmt w:val="bullet"/>
      <w:lvlText w:val="■"/>
      <w:lvlJc w:val="left"/>
      <w:pPr>
        <w:tabs>
          <w:tab w:val="num" w:pos="4320"/>
        </w:tabs>
        <w:ind w:left="4320" w:hanging="360"/>
      </w:pPr>
      <w:rPr>
        <w:rFonts w:ascii="Inter" w:hAnsi="Inter" w:hint="default"/>
      </w:rPr>
    </w:lvl>
    <w:lvl w:ilvl="6" w:tplc="14AEA4A4" w:tentative="1">
      <w:start w:val="1"/>
      <w:numFmt w:val="bullet"/>
      <w:lvlText w:val="■"/>
      <w:lvlJc w:val="left"/>
      <w:pPr>
        <w:tabs>
          <w:tab w:val="num" w:pos="5040"/>
        </w:tabs>
        <w:ind w:left="5040" w:hanging="360"/>
      </w:pPr>
      <w:rPr>
        <w:rFonts w:ascii="Inter" w:hAnsi="Inter" w:hint="default"/>
      </w:rPr>
    </w:lvl>
    <w:lvl w:ilvl="7" w:tplc="C2BAF0EA" w:tentative="1">
      <w:start w:val="1"/>
      <w:numFmt w:val="bullet"/>
      <w:lvlText w:val="■"/>
      <w:lvlJc w:val="left"/>
      <w:pPr>
        <w:tabs>
          <w:tab w:val="num" w:pos="5760"/>
        </w:tabs>
        <w:ind w:left="5760" w:hanging="360"/>
      </w:pPr>
      <w:rPr>
        <w:rFonts w:ascii="Inter" w:hAnsi="Inter" w:hint="default"/>
      </w:rPr>
    </w:lvl>
    <w:lvl w:ilvl="8" w:tplc="FF6A350A" w:tentative="1">
      <w:start w:val="1"/>
      <w:numFmt w:val="bullet"/>
      <w:lvlText w:val="■"/>
      <w:lvlJc w:val="left"/>
      <w:pPr>
        <w:tabs>
          <w:tab w:val="num" w:pos="6480"/>
        </w:tabs>
        <w:ind w:left="6480" w:hanging="360"/>
      </w:pPr>
      <w:rPr>
        <w:rFonts w:ascii="Inter" w:hAnsi="Inter" w:hint="default"/>
      </w:rPr>
    </w:lvl>
  </w:abstractNum>
  <w:abstractNum w:abstractNumId="15" w15:restartNumberingAfterBreak="0">
    <w:nsid w:val="357A4C4A"/>
    <w:multiLevelType w:val="multilevel"/>
    <w:tmpl w:val="DD0A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9E78B7"/>
    <w:multiLevelType w:val="multilevel"/>
    <w:tmpl w:val="B89E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7A50BB"/>
    <w:multiLevelType w:val="multilevel"/>
    <w:tmpl w:val="7C60EFB6"/>
    <w:lvl w:ilvl="0">
      <w:start w:val="1"/>
      <w:numFmt w:val="upperRoman"/>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3A866639"/>
    <w:multiLevelType w:val="hybridMultilevel"/>
    <w:tmpl w:val="7BECAC7C"/>
    <w:lvl w:ilvl="0" w:tplc="873C8A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2A67C7"/>
    <w:multiLevelType w:val="multilevel"/>
    <w:tmpl w:val="0284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6C7471"/>
    <w:multiLevelType w:val="hybridMultilevel"/>
    <w:tmpl w:val="9DF2C966"/>
    <w:lvl w:ilvl="0" w:tplc="4EA8D1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0821D8"/>
    <w:multiLevelType w:val="multilevel"/>
    <w:tmpl w:val="10BE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CC0DD7"/>
    <w:multiLevelType w:val="hybridMultilevel"/>
    <w:tmpl w:val="37F2C024"/>
    <w:lvl w:ilvl="0" w:tplc="D7489040">
      <w:start w:val="1"/>
      <w:numFmt w:val="bullet"/>
      <w:lvlText w:val="■"/>
      <w:lvlJc w:val="left"/>
      <w:pPr>
        <w:tabs>
          <w:tab w:val="num" w:pos="720"/>
        </w:tabs>
        <w:ind w:left="720" w:hanging="360"/>
      </w:pPr>
      <w:rPr>
        <w:rFonts w:ascii="Inter" w:hAnsi="Inter" w:hint="default"/>
      </w:rPr>
    </w:lvl>
    <w:lvl w:ilvl="1" w:tplc="93E89E1C" w:tentative="1">
      <w:start w:val="1"/>
      <w:numFmt w:val="bullet"/>
      <w:lvlText w:val="■"/>
      <w:lvlJc w:val="left"/>
      <w:pPr>
        <w:tabs>
          <w:tab w:val="num" w:pos="1440"/>
        </w:tabs>
        <w:ind w:left="1440" w:hanging="360"/>
      </w:pPr>
      <w:rPr>
        <w:rFonts w:ascii="Inter" w:hAnsi="Inter" w:hint="default"/>
      </w:rPr>
    </w:lvl>
    <w:lvl w:ilvl="2" w:tplc="092E7312" w:tentative="1">
      <w:start w:val="1"/>
      <w:numFmt w:val="bullet"/>
      <w:lvlText w:val="■"/>
      <w:lvlJc w:val="left"/>
      <w:pPr>
        <w:tabs>
          <w:tab w:val="num" w:pos="2160"/>
        </w:tabs>
        <w:ind w:left="2160" w:hanging="360"/>
      </w:pPr>
      <w:rPr>
        <w:rFonts w:ascii="Inter" w:hAnsi="Inter" w:hint="default"/>
      </w:rPr>
    </w:lvl>
    <w:lvl w:ilvl="3" w:tplc="1CF4154A" w:tentative="1">
      <w:start w:val="1"/>
      <w:numFmt w:val="bullet"/>
      <w:lvlText w:val="■"/>
      <w:lvlJc w:val="left"/>
      <w:pPr>
        <w:tabs>
          <w:tab w:val="num" w:pos="2880"/>
        </w:tabs>
        <w:ind w:left="2880" w:hanging="360"/>
      </w:pPr>
      <w:rPr>
        <w:rFonts w:ascii="Inter" w:hAnsi="Inter" w:hint="default"/>
      </w:rPr>
    </w:lvl>
    <w:lvl w:ilvl="4" w:tplc="24647942" w:tentative="1">
      <w:start w:val="1"/>
      <w:numFmt w:val="bullet"/>
      <w:lvlText w:val="■"/>
      <w:lvlJc w:val="left"/>
      <w:pPr>
        <w:tabs>
          <w:tab w:val="num" w:pos="3600"/>
        </w:tabs>
        <w:ind w:left="3600" w:hanging="360"/>
      </w:pPr>
      <w:rPr>
        <w:rFonts w:ascii="Inter" w:hAnsi="Inter" w:hint="default"/>
      </w:rPr>
    </w:lvl>
    <w:lvl w:ilvl="5" w:tplc="798ED3E2" w:tentative="1">
      <w:start w:val="1"/>
      <w:numFmt w:val="bullet"/>
      <w:lvlText w:val="■"/>
      <w:lvlJc w:val="left"/>
      <w:pPr>
        <w:tabs>
          <w:tab w:val="num" w:pos="4320"/>
        </w:tabs>
        <w:ind w:left="4320" w:hanging="360"/>
      </w:pPr>
      <w:rPr>
        <w:rFonts w:ascii="Inter" w:hAnsi="Inter" w:hint="default"/>
      </w:rPr>
    </w:lvl>
    <w:lvl w:ilvl="6" w:tplc="21B69214" w:tentative="1">
      <w:start w:val="1"/>
      <w:numFmt w:val="bullet"/>
      <w:lvlText w:val="■"/>
      <w:lvlJc w:val="left"/>
      <w:pPr>
        <w:tabs>
          <w:tab w:val="num" w:pos="5040"/>
        </w:tabs>
        <w:ind w:left="5040" w:hanging="360"/>
      </w:pPr>
      <w:rPr>
        <w:rFonts w:ascii="Inter" w:hAnsi="Inter" w:hint="default"/>
      </w:rPr>
    </w:lvl>
    <w:lvl w:ilvl="7" w:tplc="B3E6EE22" w:tentative="1">
      <w:start w:val="1"/>
      <w:numFmt w:val="bullet"/>
      <w:lvlText w:val="■"/>
      <w:lvlJc w:val="left"/>
      <w:pPr>
        <w:tabs>
          <w:tab w:val="num" w:pos="5760"/>
        </w:tabs>
        <w:ind w:left="5760" w:hanging="360"/>
      </w:pPr>
      <w:rPr>
        <w:rFonts w:ascii="Inter" w:hAnsi="Inter" w:hint="default"/>
      </w:rPr>
    </w:lvl>
    <w:lvl w:ilvl="8" w:tplc="2DD6D80C" w:tentative="1">
      <w:start w:val="1"/>
      <w:numFmt w:val="bullet"/>
      <w:lvlText w:val="■"/>
      <w:lvlJc w:val="left"/>
      <w:pPr>
        <w:tabs>
          <w:tab w:val="num" w:pos="6480"/>
        </w:tabs>
        <w:ind w:left="6480" w:hanging="360"/>
      </w:pPr>
      <w:rPr>
        <w:rFonts w:ascii="Inter" w:hAnsi="Inter" w:hint="default"/>
      </w:rPr>
    </w:lvl>
  </w:abstractNum>
  <w:abstractNum w:abstractNumId="23" w15:restartNumberingAfterBreak="0">
    <w:nsid w:val="569C7939"/>
    <w:multiLevelType w:val="multilevel"/>
    <w:tmpl w:val="8628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DF6555"/>
    <w:multiLevelType w:val="hybridMultilevel"/>
    <w:tmpl w:val="5BC03304"/>
    <w:lvl w:ilvl="0" w:tplc="6966C85C">
      <w:start w:val="1"/>
      <w:numFmt w:val="bullet"/>
      <w:lvlText w:val="•"/>
      <w:lvlJc w:val="left"/>
      <w:pPr>
        <w:tabs>
          <w:tab w:val="num" w:pos="720"/>
        </w:tabs>
        <w:ind w:left="720" w:hanging="360"/>
      </w:pPr>
      <w:rPr>
        <w:rFonts w:ascii="Times New Roman" w:hAnsi="Times New Roman" w:hint="default"/>
      </w:rPr>
    </w:lvl>
    <w:lvl w:ilvl="1" w:tplc="1696C004" w:tentative="1">
      <w:start w:val="1"/>
      <w:numFmt w:val="bullet"/>
      <w:lvlText w:val="•"/>
      <w:lvlJc w:val="left"/>
      <w:pPr>
        <w:tabs>
          <w:tab w:val="num" w:pos="1440"/>
        </w:tabs>
        <w:ind w:left="1440" w:hanging="360"/>
      </w:pPr>
      <w:rPr>
        <w:rFonts w:ascii="Times New Roman" w:hAnsi="Times New Roman" w:hint="default"/>
      </w:rPr>
    </w:lvl>
    <w:lvl w:ilvl="2" w:tplc="DA14BB1E" w:tentative="1">
      <w:start w:val="1"/>
      <w:numFmt w:val="bullet"/>
      <w:lvlText w:val="•"/>
      <w:lvlJc w:val="left"/>
      <w:pPr>
        <w:tabs>
          <w:tab w:val="num" w:pos="2160"/>
        </w:tabs>
        <w:ind w:left="2160" w:hanging="360"/>
      </w:pPr>
      <w:rPr>
        <w:rFonts w:ascii="Times New Roman" w:hAnsi="Times New Roman" w:hint="default"/>
      </w:rPr>
    </w:lvl>
    <w:lvl w:ilvl="3" w:tplc="272408C4" w:tentative="1">
      <w:start w:val="1"/>
      <w:numFmt w:val="bullet"/>
      <w:lvlText w:val="•"/>
      <w:lvlJc w:val="left"/>
      <w:pPr>
        <w:tabs>
          <w:tab w:val="num" w:pos="2880"/>
        </w:tabs>
        <w:ind w:left="2880" w:hanging="360"/>
      </w:pPr>
      <w:rPr>
        <w:rFonts w:ascii="Times New Roman" w:hAnsi="Times New Roman" w:hint="default"/>
      </w:rPr>
    </w:lvl>
    <w:lvl w:ilvl="4" w:tplc="A8126CBE" w:tentative="1">
      <w:start w:val="1"/>
      <w:numFmt w:val="bullet"/>
      <w:lvlText w:val="•"/>
      <w:lvlJc w:val="left"/>
      <w:pPr>
        <w:tabs>
          <w:tab w:val="num" w:pos="3600"/>
        </w:tabs>
        <w:ind w:left="3600" w:hanging="360"/>
      </w:pPr>
      <w:rPr>
        <w:rFonts w:ascii="Times New Roman" w:hAnsi="Times New Roman" w:hint="default"/>
      </w:rPr>
    </w:lvl>
    <w:lvl w:ilvl="5" w:tplc="0F64DDEA" w:tentative="1">
      <w:start w:val="1"/>
      <w:numFmt w:val="bullet"/>
      <w:lvlText w:val="•"/>
      <w:lvlJc w:val="left"/>
      <w:pPr>
        <w:tabs>
          <w:tab w:val="num" w:pos="4320"/>
        </w:tabs>
        <w:ind w:left="4320" w:hanging="360"/>
      </w:pPr>
      <w:rPr>
        <w:rFonts w:ascii="Times New Roman" w:hAnsi="Times New Roman" w:hint="default"/>
      </w:rPr>
    </w:lvl>
    <w:lvl w:ilvl="6" w:tplc="180AA608" w:tentative="1">
      <w:start w:val="1"/>
      <w:numFmt w:val="bullet"/>
      <w:lvlText w:val="•"/>
      <w:lvlJc w:val="left"/>
      <w:pPr>
        <w:tabs>
          <w:tab w:val="num" w:pos="5040"/>
        </w:tabs>
        <w:ind w:left="5040" w:hanging="360"/>
      </w:pPr>
      <w:rPr>
        <w:rFonts w:ascii="Times New Roman" w:hAnsi="Times New Roman" w:hint="default"/>
      </w:rPr>
    </w:lvl>
    <w:lvl w:ilvl="7" w:tplc="040C7EB6" w:tentative="1">
      <w:start w:val="1"/>
      <w:numFmt w:val="bullet"/>
      <w:lvlText w:val="•"/>
      <w:lvlJc w:val="left"/>
      <w:pPr>
        <w:tabs>
          <w:tab w:val="num" w:pos="5760"/>
        </w:tabs>
        <w:ind w:left="5760" w:hanging="360"/>
      </w:pPr>
      <w:rPr>
        <w:rFonts w:ascii="Times New Roman" w:hAnsi="Times New Roman" w:hint="default"/>
      </w:rPr>
    </w:lvl>
    <w:lvl w:ilvl="8" w:tplc="7CB4936A"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7483987"/>
    <w:multiLevelType w:val="multilevel"/>
    <w:tmpl w:val="6B74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577F59"/>
    <w:multiLevelType w:val="hybridMultilevel"/>
    <w:tmpl w:val="A678C9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6CCA5433"/>
    <w:multiLevelType w:val="multilevel"/>
    <w:tmpl w:val="E838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1E1F03"/>
    <w:multiLevelType w:val="multilevel"/>
    <w:tmpl w:val="EAFE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680FA3"/>
    <w:multiLevelType w:val="multilevel"/>
    <w:tmpl w:val="07DC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8906F9"/>
    <w:multiLevelType w:val="multilevel"/>
    <w:tmpl w:val="38A69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9537B8"/>
    <w:multiLevelType w:val="hybridMultilevel"/>
    <w:tmpl w:val="B046FB54"/>
    <w:lvl w:ilvl="0" w:tplc="6AE2E2E0">
      <w:start w:val="1"/>
      <w:numFmt w:val="bullet"/>
      <w:lvlText w:val="■"/>
      <w:lvlJc w:val="left"/>
      <w:pPr>
        <w:tabs>
          <w:tab w:val="num" w:pos="720"/>
        </w:tabs>
        <w:ind w:left="720" w:hanging="360"/>
      </w:pPr>
      <w:rPr>
        <w:rFonts w:ascii="Inter" w:hAnsi="Inter" w:hint="default"/>
      </w:rPr>
    </w:lvl>
    <w:lvl w:ilvl="1" w:tplc="2F32D656" w:tentative="1">
      <w:start w:val="1"/>
      <w:numFmt w:val="bullet"/>
      <w:lvlText w:val="■"/>
      <w:lvlJc w:val="left"/>
      <w:pPr>
        <w:tabs>
          <w:tab w:val="num" w:pos="1440"/>
        </w:tabs>
        <w:ind w:left="1440" w:hanging="360"/>
      </w:pPr>
      <w:rPr>
        <w:rFonts w:ascii="Inter" w:hAnsi="Inter" w:hint="default"/>
      </w:rPr>
    </w:lvl>
    <w:lvl w:ilvl="2" w:tplc="2006E528" w:tentative="1">
      <w:start w:val="1"/>
      <w:numFmt w:val="bullet"/>
      <w:lvlText w:val="■"/>
      <w:lvlJc w:val="left"/>
      <w:pPr>
        <w:tabs>
          <w:tab w:val="num" w:pos="2160"/>
        </w:tabs>
        <w:ind w:left="2160" w:hanging="360"/>
      </w:pPr>
      <w:rPr>
        <w:rFonts w:ascii="Inter" w:hAnsi="Inter" w:hint="default"/>
      </w:rPr>
    </w:lvl>
    <w:lvl w:ilvl="3" w:tplc="CFD6DFD0" w:tentative="1">
      <w:start w:val="1"/>
      <w:numFmt w:val="bullet"/>
      <w:lvlText w:val="■"/>
      <w:lvlJc w:val="left"/>
      <w:pPr>
        <w:tabs>
          <w:tab w:val="num" w:pos="2880"/>
        </w:tabs>
        <w:ind w:left="2880" w:hanging="360"/>
      </w:pPr>
      <w:rPr>
        <w:rFonts w:ascii="Inter" w:hAnsi="Inter" w:hint="default"/>
      </w:rPr>
    </w:lvl>
    <w:lvl w:ilvl="4" w:tplc="C75E1438" w:tentative="1">
      <w:start w:val="1"/>
      <w:numFmt w:val="bullet"/>
      <w:lvlText w:val="■"/>
      <w:lvlJc w:val="left"/>
      <w:pPr>
        <w:tabs>
          <w:tab w:val="num" w:pos="3600"/>
        </w:tabs>
        <w:ind w:left="3600" w:hanging="360"/>
      </w:pPr>
      <w:rPr>
        <w:rFonts w:ascii="Inter" w:hAnsi="Inter" w:hint="default"/>
      </w:rPr>
    </w:lvl>
    <w:lvl w:ilvl="5" w:tplc="EDF6B228" w:tentative="1">
      <w:start w:val="1"/>
      <w:numFmt w:val="bullet"/>
      <w:lvlText w:val="■"/>
      <w:lvlJc w:val="left"/>
      <w:pPr>
        <w:tabs>
          <w:tab w:val="num" w:pos="4320"/>
        </w:tabs>
        <w:ind w:left="4320" w:hanging="360"/>
      </w:pPr>
      <w:rPr>
        <w:rFonts w:ascii="Inter" w:hAnsi="Inter" w:hint="default"/>
      </w:rPr>
    </w:lvl>
    <w:lvl w:ilvl="6" w:tplc="23F61CAE" w:tentative="1">
      <w:start w:val="1"/>
      <w:numFmt w:val="bullet"/>
      <w:lvlText w:val="■"/>
      <w:lvlJc w:val="left"/>
      <w:pPr>
        <w:tabs>
          <w:tab w:val="num" w:pos="5040"/>
        </w:tabs>
        <w:ind w:left="5040" w:hanging="360"/>
      </w:pPr>
      <w:rPr>
        <w:rFonts w:ascii="Inter" w:hAnsi="Inter" w:hint="default"/>
      </w:rPr>
    </w:lvl>
    <w:lvl w:ilvl="7" w:tplc="C4662AD6" w:tentative="1">
      <w:start w:val="1"/>
      <w:numFmt w:val="bullet"/>
      <w:lvlText w:val="■"/>
      <w:lvlJc w:val="left"/>
      <w:pPr>
        <w:tabs>
          <w:tab w:val="num" w:pos="5760"/>
        </w:tabs>
        <w:ind w:left="5760" w:hanging="360"/>
      </w:pPr>
      <w:rPr>
        <w:rFonts w:ascii="Inter" w:hAnsi="Inter" w:hint="default"/>
      </w:rPr>
    </w:lvl>
    <w:lvl w:ilvl="8" w:tplc="96E2D8F2" w:tentative="1">
      <w:start w:val="1"/>
      <w:numFmt w:val="bullet"/>
      <w:lvlText w:val="■"/>
      <w:lvlJc w:val="left"/>
      <w:pPr>
        <w:tabs>
          <w:tab w:val="num" w:pos="6480"/>
        </w:tabs>
        <w:ind w:left="6480" w:hanging="360"/>
      </w:pPr>
      <w:rPr>
        <w:rFonts w:ascii="Inter" w:hAnsi="Inter" w:hint="default"/>
      </w:rPr>
    </w:lvl>
  </w:abstractNum>
  <w:abstractNum w:abstractNumId="32" w15:restartNumberingAfterBreak="0">
    <w:nsid w:val="78FA6A29"/>
    <w:multiLevelType w:val="hybridMultilevel"/>
    <w:tmpl w:val="D698171C"/>
    <w:lvl w:ilvl="0" w:tplc="CFAA420A">
      <w:start w:val="1"/>
      <w:numFmt w:val="bullet"/>
      <w:lvlText w:val="•"/>
      <w:lvlJc w:val="left"/>
      <w:pPr>
        <w:tabs>
          <w:tab w:val="num" w:pos="720"/>
        </w:tabs>
        <w:ind w:left="720" w:hanging="360"/>
      </w:pPr>
      <w:rPr>
        <w:rFonts w:ascii="Times New Roman" w:hAnsi="Times New Roman" w:hint="default"/>
      </w:rPr>
    </w:lvl>
    <w:lvl w:ilvl="1" w:tplc="D966A0D6" w:tentative="1">
      <w:start w:val="1"/>
      <w:numFmt w:val="bullet"/>
      <w:lvlText w:val="•"/>
      <w:lvlJc w:val="left"/>
      <w:pPr>
        <w:tabs>
          <w:tab w:val="num" w:pos="1440"/>
        </w:tabs>
        <w:ind w:left="1440" w:hanging="360"/>
      </w:pPr>
      <w:rPr>
        <w:rFonts w:ascii="Times New Roman" w:hAnsi="Times New Roman" w:hint="default"/>
      </w:rPr>
    </w:lvl>
    <w:lvl w:ilvl="2" w:tplc="D39CAAAC" w:tentative="1">
      <w:start w:val="1"/>
      <w:numFmt w:val="bullet"/>
      <w:lvlText w:val="•"/>
      <w:lvlJc w:val="left"/>
      <w:pPr>
        <w:tabs>
          <w:tab w:val="num" w:pos="2160"/>
        </w:tabs>
        <w:ind w:left="2160" w:hanging="360"/>
      </w:pPr>
      <w:rPr>
        <w:rFonts w:ascii="Times New Roman" w:hAnsi="Times New Roman" w:hint="default"/>
      </w:rPr>
    </w:lvl>
    <w:lvl w:ilvl="3" w:tplc="FAB4605E" w:tentative="1">
      <w:start w:val="1"/>
      <w:numFmt w:val="bullet"/>
      <w:lvlText w:val="•"/>
      <w:lvlJc w:val="left"/>
      <w:pPr>
        <w:tabs>
          <w:tab w:val="num" w:pos="2880"/>
        </w:tabs>
        <w:ind w:left="2880" w:hanging="360"/>
      </w:pPr>
      <w:rPr>
        <w:rFonts w:ascii="Times New Roman" w:hAnsi="Times New Roman" w:hint="default"/>
      </w:rPr>
    </w:lvl>
    <w:lvl w:ilvl="4" w:tplc="61883866" w:tentative="1">
      <w:start w:val="1"/>
      <w:numFmt w:val="bullet"/>
      <w:lvlText w:val="•"/>
      <w:lvlJc w:val="left"/>
      <w:pPr>
        <w:tabs>
          <w:tab w:val="num" w:pos="3600"/>
        </w:tabs>
        <w:ind w:left="3600" w:hanging="360"/>
      </w:pPr>
      <w:rPr>
        <w:rFonts w:ascii="Times New Roman" w:hAnsi="Times New Roman" w:hint="default"/>
      </w:rPr>
    </w:lvl>
    <w:lvl w:ilvl="5" w:tplc="037AA20E" w:tentative="1">
      <w:start w:val="1"/>
      <w:numFmt w:val="bullet"/>
      <w:lvlText w:val="•"/>
      <w:lvlJc w:val="left"/>
      <w:pPr>
        <w:tabs>
          <w:tab w:val="num" w:pos="4320"/>
        </w:tabs>
        <w:ind w:left="4320" w:hanging="360"/>
      </w:pPr>
      <w:rPr>
        <w:rFonts w:ascii="Times New Roman" w:hAnsi="Times New Roman" w:hint="default"/>
      </w:rPr>
    </w:lvl>
    <w:lvl w:ilvl="6" w:tplc="7674B4C8" w:tentative="1">
      <w:start w:val="1"/>
      <w:numFmt w:val="bullet"/>
      <w:lvlText w:val="•"/>
      <w:lvlJc w:val="left"/>
      <w:pPr>
        <w:tabs>
          <w:tab w:val="num" w:pos="5040"/>
        </w:tabs>
        <w:ind w:left="5040" w:hanging="360"/>
      </w:pPr>
      <w:rPr>
        <w:rFonts w:ascii="Times New Roman" w:hAnsi="Times New Roman" w:hint="default"/>
      </w:rPr>
    </w:lvl>
    <w:lvl w:ilvl="7" w:tplc="EEFA7EA8" w:tentative="1">
      <w:start w:val="1"/>
      <w:numFmt w:val="bullet"/>
      <w:lvlText w:val="•"/>
      <w:lvlJc w:val="left"/>
      <w:pPr>
        <w:tabs>
          <w:tab w:val="num" w:pos="5760"/>
        </w:tabs>
        <w:ind w:left="5760" w:hanging="360"/>
      </w:pPr>
      <w:rPr>
        <w:rFonts w:ascii="Times New Roman" w:hAnsi="Times New Roman" w:hint="default"/>
      </w:rPr>
    </w:lvl>
    <w:lvl w:ilvl="8" w:tplc="64A0B526"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7C3B38AE"/>
    <w:multiLevelType w:val="hybridMultilevel"/>
    <w:tmpl w:val="7B06F192"/>
    <w:lvl w:ilvl="0" w:tplc="F2AC3C5E">
      <w:start w:val="1"/>
      <w:numFmt w:val="bullet"/>
      <w:lvlText w:val="•"/>
      <w:lvlJc w:val="left"/>
      <w:pPr>
        <w:tabs>
          <w:tab w:val="num" w:pos="720"/>
        </w:tabs>
        <w:ind w:left="720" w:hanging="360"/>
      </w:pPr>
      <w:rPr>
        <w:rFonts w:ascii="Times New Roman" w:hAnsi="Times New Roman" w:hint="default"/>
      </w:rPr>
    </w:lvl>
    <w:lvl w:ilvl="1" w:tplc="3CF6FAFC" w:tentative="1">
      <w:start w:val="1"/>
      <w:numFmt w:val="bullet"/>
      <w:lvlText w:val="•"/>
      <w:lvlJc w:val="left"/>
      <w:pPr>
        <w:tabs>
          <w:tab w:val="num" w:pos="1440"/>
        </w:tabs>
        <w:ind w:left="1440" w:hanging="360"/>
      </w:pPr>
      <w:rPr>
        <w:rFonts w:ascii="Times New Roman" w:hAnsi="Times New Roman" w:hint="default"/>
      </w:rPr>
    </w:lvl>
    <w:lvl w:ilvl="2" w:tplc="1B9231AA" w:tentative="1">
      <w:start w:val="1"/>
      <w:numFmt w:val="bullet"/>
      <w:lvlText w:val="•"/>
      <w:lvlJc w:val="left"/>
      <w:pPr>
        <w:tabs>
          <w:tab w:val="num" w:pos="2160"/>
        </w:tabs>
        <w:ind w:left="2160" w:hanging="360"/>
      </w:pPr>
      <w:rPr>
        <w:rFonts w:ascii="Times New Roman" w:hAnsi="Times New Roman" w:hint="default"/>
      </w:rPr>
    </w:lvl>
    <w:lvl w:ilvl="3" w:tplc="8EAA8096" w:tentative="1">
      <w:start w:val="1"/>
      <w:numFmt w:val="bullet"/>
      <w:lvlText w:val="•"/>
      <w:lvlJc w:val="left"/>
      <w:pPr>
        <w:tabs>
          <w:tab w:val="num" w:pos="2880"/>
        </w:tabs>
        <w:ind w:left="2880" w:hanging="360"/>
      </w:pPr>
      <w:rPr>
        <w:rFonts w:ascii="Times New Roman" w:hAnsi="Times New Roman" w:hint="default"/>
      </w:rPr>
    </w:lvl>
    <w:lvl w:ilvl="4" w:tplc="86C6D290" w:tentative="1">
      <w:start w:val="1"/>
      <w:numFmt w:val="bullet"/>
      <w:lvlText w:val="•"/>
      <w:lvlJc w:val="left"/>
      <w:pPr>
        <w:tabs>
          <w:tab w:val="num" w:pos="3600"/>
        </w:tabs>
        <w:ind w:left="3600" w:hanging="360"/>
      </w:pPr>
      <w:rPr>
        <w:rFonts w:ascii="Times New Roman" w:hAnsi="Times New Roman" w:hint="default"/>
      </w:rPr>
    </w:lvl>
    <w:lvl w:ilvl="5" w:tplc="9D7C3074" w:tentative="1">
      <w:start w:val="1"/>
      <w:numFmt w:val="bullet"/>
      <w:lvlText w:val="•"/>
      <w:lvlJc w:val="left"/>
      <w:pPr>
        <w:tabs>
          <w:tab w:val="num" w:pos="4320"/>
        </w:tabs>
        <w:ind w:left="4320" w:hanging="360"/>
      </w:pPr>
      <w:rPr>
        <w:rFonts w:ascii="Times New Roman" w:hAnsi="Times New Roman" w:hint="default"/>
      </w:rPr>
    </w:lvl>
    <w:lvl w:ilvl="6" w:tplc="476C5B0E" w:tentative="1">
      <w:start w:val="1"/>
      <w:numFmt w:val="bullet"/>
      <w:lvlText w:val="•"/>
      <w:lvlJc w:val="left"/>
      <w:pPr>
        <w:tabs>
          <w:tab w:val="num" w:pos="5040"/>
        </w:tabs>
        <w:ind w:left="5040" w:hanging="360"/>
      </w:pPr>
      <w:rPr>
        <w:rFonts w:ascii="Times New Roman" w:hAnsi="Times New Roman" w:hint="default"/>
      </w:rPr>
    </w:lvl>
    <w:lvl w:ilvl="7" w:tplc="B69C31EC" w:tentative="1">
      <w:start w:val="1"/>
      <w:numFmt w:val="bullet"/>
      <w:lvlText w:val="•"/>
      <w:lvlJc w:val="left"/>
      <w:pPr>
        <w:tabs>
          <w:tab w:val="num" w:pos="5760"/>
        </w:tabs>
        <w:ind w:left="5760" w:hanging="360"/>
      </w:pPr>
      <w:rPr>
        <w:rFonts w:ascii="Times New Roman" w:hAnsi="Times New Roman" w:hint="default"/>
      </w:rPr>
    </w:lvl>
    <w:lvl w:ilvl="8" w:tplc="7C44AE64" w:tentative="1">
      <w:start w:val="1"/>
      <w:numFmt w:val="bullet"/>
      <w:lvlText w:val="•"/>
      <w:lvlJc w:val="left"/>
      <w:pPr>
        <w:tabs>
          <w:tab w:val="num" w:pos="6480"/>
        </w:tabs>
        <w:ind w:left="6480" w:hanging="360"/>
      </w:pPr>
      <w:rPr>
        <w:rFonts w:ascii="Times New Roman" w:hAnsi="Times New Roman" w:hint="default"/>
      </w:rPr>
    </w:lvl>
  </w:abstractNum>
  <w:num w:numId="1" w16cid:durableId="1499225545">
    <w:abstractNumId w:val="18"/>
  </w:num>
  <w:num w:numId="2" w16cid:durableId="1558010619">
    <w:abstractNumId w:val="10"/>
  </w:num>
  <w:num w:numId="3" w16cid:durableId="1906061932">
    <w:abstractNumId w:val="20"/>
  </w:num>
  <w:num w:numId="4" w16cid:durableId="690230493">
    <w:abstractNumId w:val="17"/>
  </w:num>
  <w:num w:numId="5" w16cid:durableId="1053237048">
    <w:abstractNumId w:val="5"/>
  </w:num>
  <w:num w:numId="6" w16cid:durableId="1994948368">
    <w:abstractNumId w:val="23"/>
  </w:num>
  <w:num w:numId="7" w16cid:durableId="1372808461">
    <w:abstractNumId w:val="27"/>
  </w:num>
  <w:num w:numId="8" w16cid:durableId="1695224044">
    <w:abstractNumId w:val="30"/>
  </w:num>
  <w:num w:numId="9" w16cid:durableId="327680931">
    <w:abstractNumId w:val="28"/>
  </w:num>
  <w:num w:numId="10" w16cid:durableId="902132370">
    <w:abstractNumId w:val="7"/>
  </w:num>
  <w:num w:numId="11" w16cid:durableId="942886347">
    <w:abstractNumId w:val="8"/>
  </w:num>
  <w:num w:numId="12" w16cid:durableId="1113331695">
    <w:abstractNumId w:val="12"/>
  </w:num>
  <w:num w:numId="13" w16cid:durableId="1589920555">
    <w:abstractNumId w:val="11"/>
  </w:num>
  <w:num w:numId="14" w16cid:durableId="1706520549">
    <w:abstractNumId w:val="2"/>
  </w:num>
  <w:num w:numId="15" w16cid:durableId="912276305">
    <w:abstractNumId w:val="9"/>
  </w:num>
  <w:num w:numId="16" w16cid:durableId="1013847885">
    <w:abstractNumId w:val="29"/>
  </w:num>
  <w:num w:numId="17" w16cid:durableId="1581021278">
    <w:abstractNumId w:val="4"/>
  </w:num>
  <w:num w:numId="18" w16cid:durableId="334502725">
    <w:abstractNumId w:val="19"/>
  </w:num>
  <w:num w:numId="19" w16cid:durableId="1648127215">
    <w:abstractNumId w:val="25"/>
  </w:num>
  <w:num w:numId="20" w16cid:durableId="341787195">
    <w:abstractNumId w:val="16"/>
  </w:num>
  <w:num w:numId="21" w16cid:durableId="1294869630">
    <w:abstractNumId w:val="15"/>
  </w:num>
  <w:num w:numId="22" w16cid:durableId="1913200990">
    <w:abstractNumId w:val="21"/>
  </w:num>
  <w:num w:numId="23" w16cid:durableId="827601387">
    <w:abstractNumId w:val="3"/>
  </w:num>
  <w:num w:numId="24" w16cid:durableId="1780485504">
    <w:abstractNumId w:val="22"/>
  </w:num>
  <w:num w:numId="25" w16cid:durableId="286857712">
    <w:abstractNumId w:val="14"/>
  </w:num>
  <w:num w:numId="26" w16cid:durableId="902834374">
    <w:abstractNumId w:val="31"/>
  </w:num>
  <w:num w:numId="27" w16cid:durableId="769349909">
    <w:abstractNumId w:val="0"/>
  </w:num>
  <w:num w:numId="28" w16cid:durableId="1548370394">
    <w:abstractNumId w:val="13"/>
  </w:num>
  <w:num w:numId="29" w16cid:durableId="1022707467">
    <w:abstractNumId w:val="6"/>
  </w:num>
  <w:num w:numId="30" w16cid:durableId="1745448755">
    <w:abstractNumId w:val="24"/>
  </w:num>
  <w:num w:numId="31" w16cid:durableId="271983592">
    <w:abstractNumId w:val="32"/>
  </w:num>
  <w:num w:numId="32" w16cid:durableId="61104617">
    <w:abstractNumId w:val="1"/>
  </w:num>
  <w:num w:numId="33" w16cid:durableId="1794861443">
    <w:abstractNumId w:val="33"/>
  </w:num>
  <w:num w:numId="34" w16cid:durableId="295025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visionView w:markup="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F7C"/>
    <w:rsid w:val="0000044C"/>
    <w:rsid w:val="000010CC"/>
    <w:rsid w:val="00013F4C"/>
    <w:rsid w:val="00017744"/>
    <w:rsid w:val="0003243C"/>
    <w:rsid w:val="00032FFD"/>
    <w:rsid w:val="0003522D"/>
    <w:rsid w:val="000623F6"/>
    <w:rsid w:val="000642CC"/>
    <w:rsid w:val="00065779"/>
    <w:rsid w:val="000C3910"/>
    <w:rsid w:val="000C4237"/>
    <w:rsid w:val="000E6A86"/>
    <w:rsid w:val="000F4CFF"/>
    <w:rsid w:val="001007B2"/>
    <w:rsid w:val="00112A29"/>
    <w:rsid w:val="0013004F"/>
    <w:rsid w:val="00133710"/>
    <w:rsid w:val="0014506C"/>
    <w:rsid w:val="0014678E"/>
    <w:rsid w:val="00146ACF"/>
    <w:rsid w:val="00150D34"/>
    <w:rsid w:val="00164D86"/>
    <w:rsid w:val="0017561F"/>
    <w:rsid w:val="001A1686"/>
    <w:rsid w:val="001A2180"/>
    <w:rsid w:val="001B27A9"/>
    <w:rsid w:val="001D2F6B"/>
    <w:rsid w:val="001D46E3"/>
    <w:rsid w:val="001D5C36"/>
    <w:rsid w:val="001E27EB"/>
    <w:rsid w:val="001E7854"/>
    <w:rsid w:val="001F13C6"/>
    <w:rsid w:val="001F4507"/>
    <w:rsid w:val="001F499C"/>
    <w:rsid w:val="00205F5A"/>
    <w:rsid w:val="00206B2A"/>
    <w:rsid w:val="00224616"/>
    <w:rsid w:val="00231522"/>
    <w:rsid w:val="00254E4C"/>
    <w:rsid w:val="002569DE"/>
    <w:rsid w:val="00267F5B"/>
    <w:rsid w:val="002800C3"/>
    <w:rsid w:val="002A2BDC"/>
    <w:rsid w:val="002B39E9"/>
    <w:rsid w:val="002D5493"/>
    <w:rsid w:val="002E6C38"/>
    <w:rsid w:val="003022CF"/>
    <w:rsid w:val="003034AB"/>
    <w:rsid w:val="00306CFC"/>
    <w:rsid w:val="00310C0C"/>
    <w:rsid w:val="00315F88"/>
    <w:rsid w:val="00323BA8"/>
    <w:rsid w:val="00335275"/>
    <w:rsid w:val="00356D75"/>
    <w:rsid w:val="0036009B"/>
    <w:rsid w:val="0037216C"/>
    <w:rsid w:val="003724F4"/>
    <w:rsid w:val="00392EAA"/>
    <w:rsid w:val="003A067B"/>
    <w:rsid w:val="003A5FAF"/>
    <w:rsid w:val="003B45C9"/>
    <w:rsid w:val="003F628E"/>
    <w:rsid w:val="004057A3"/>
    <w:rsid w:val="00413D89"/>
    <w:rsid w:val="00414FD3"/>
    <w:rsid w:val="00430CAC"/>
    <w:rsid w:val="00454C67"/>
    <w:rsid w:val="00460CCC"/>
    <w:rsid w:val="00472502"/>
    <w:rsid w:val="00481D87"/>
    <w:rsid w:val="00484992"/>
    <w:rsid w:val="00484BD4"/>
    <w:rsid w:val="00494521"/>
    <w:rsid w:val="00496D74"/>
    <w:rsid w:val="00497D0E"/>
    <w:rsid w:val="004A2A63"/>
    <w:rsid w:val="004B0422"/>
    <w:rsid w:val="004B0FB1"/>
    <w:rsid w:val="004B433A"/>
    <w:rsid w:val="004C6E12"/>
    <w:rsid w:val="004D064E"/>
    <w:rsid w:val="004E37E3"/>
    <w:rsid w:val="004E6D06"/>
    <w:rsid w:val="005027DA"/>
    <w:rsid w:val="0051028A"/>
    <w:rsid w:val="00516443"/>
    <w:rsid w:val="0054083C"/>
    <w:rsid w:val="00546CD3"/>
    <w:rsid w:val="00555E02"/>
    <w:rsid w:val="005564F7"/>
    <w:rsid w:val="0057528D"/>
    <w:rsid w:val="005763B6"/>
    <w:rsid w:val="00577249"/>
    <w:rsid w:val="005876AF"/>
    <w:rsid w:val="00596A22"/>
    <w:rsid w:val="0059727F"/>
    <w:rsid w:val="005C3CF1"/>
    <w:rsid w:val="005C7F1A"/>
    <w:rsid w:val="005D7BC5"/>
    <w:rsid w:val="005E2527"/>
    <w:rsid w:val="005E62CF"/>
    <w:rsid w:val="005F2E3A"/>
    <w:rsid w:val="005F534E"/>
    <w:rsid w:val="00600EA7"/>
    <w:rsid w:val="00601D4C"/>
    <w:rsid w:val="006048B9"/>
    <w:rsid w:val="006129A5"/>
    <w:rsid w:val="006212C8"/>
    <w:rsid w:val="00636E09"/>
    <w:rsid w:val="00642C75"/>
    <w:rsid w:val="0064746D"/>
    <w:rsid w:val="00650556"/>
    <w:rsid w:val="00653055"/>
    <w:rsid w:val="0065435A"/>
    <w:rsid w:val="00660AA6"/>
    <w:rsid w:val="006A1E45"/>
    <w:rsid w:val="006A7234"/>
    <w:rsid w:val="006B2B09"/>
    <w:rsid w:val="006C66A9"/>
    <w:rsid w:val="006F5B7B"/>
    <w:rsid w:val="007028B8"/>
    <w:rsid w:val="007246D9"/>
    <w:rsid w:val="007259A8"/>
    <w:rsid w:val="00726560"/>
    <w:rsid w:val="00731B80"/>
    <w:rsid w:val="007351F9"/>
    <w:rsid w:val="00741042"/>
    <w:rsid w:val="00762928"/>
    <w:rsid w:val="00767BCB"/>
    <w:rsid w:val="007838D2"/>
    <w:rsid w:val="00786B13"/>
    <w:rsid w:val="00795627"/>
    <w:rsid w:val="007969A2"/>
    <w:rsid w:val="007A0FE6"/>
    <w:rsid w:val="007A2B6D"/>
    <w:rsid w:val="007B5785"/>
    <w:rsid w:val="007B75EB"/>
    <w:rsid w:val="007C2845"/>
    <w:rsid w:val="007D21AA"/>
    <w:rsid w:val="007E18AA"/>
    <w:rsid w:val="007F3630"/>
    <w:rsid w:val="00826666"/>
    <w:rsid w:val="00827597"/>
    <w:rsid w:val="00831849"/>
    <w:rsid w:val="00840679"/>
    <w:rsid w:val="008432ED"/>
    <w:rsid w:val="00853F25"/>
    <w:rsid w:val="0086017B"/>
    <w:rsid w:val="0086414E"/>
    <w:rsid w:val="008844FA"/>
    <w:rsid w:val="0088573B"/>
    <w:rsid w:val="008901B9"/>
    <w:rsid w:val="00892458"/>
    <w:rsid w:val="008C17A9"/>
    <w:rsid w:val="008C1B03"/>
    <w:rsid w:val="008C40D3"/>
    <w:rsid w:val="008C6054"/>
    <w:rsid w:val="00912270"/>
    <w:rsid w:val="00916229"/>
    <w:rsid w:val="009234B7"/>
    <w:rsid w:val="00926352"/>
    <w:rsid w:val="00935624"/>
    <w:rsid w:val="00936519"/>
    <w:rsid w:val="00944368"/>
    <w:rsid w:val="009773B1"/>
    <w:rsid w:val="00997B92"/>
    <w:rsid w:val="009A3002"/>
    <w:rsid w:val="009B7AA3"/>
    <w:rsid w:val="009C013E"/>
    <w:rsid w:val="009E217C"/>
    <w:rsid w:val="009F0E69"/>
    <w:rsid w:val="009F3B94"/>
    <w:rsid w:val="009F6C4C"/>
    <w:rsid w:val="00A2585C"/>
    <w:rsid w:val="00A34FCF"/>
    <w:rsid w:val="00A41DB7"/>
    <w:rsid w:val="00A43D6A"/>
    <w:rsid w:val="00A44541"/>
    <w:rsid w:val="00A51984"/>
    <w:rsid w:val="00A57C39"/>
    <w:rsid w:val="00A7104C"/>
    <w:rsid w:val="00A73362"/>
    <w:rsid w:val="00A74675"/>
    <w:rsid w:val="00A81C33"/>
    <w:rsid w:val="00A9160E"/>
    <w:rsid w:val="00A94E86"/>
    <w:rsid w:val="00AA7954"/>
    <w:rsid w:val="00AB663F"/>
    <w:rsid w:val="00AC710E"/>
    <w:rsid w:val="00AD4ED1"/>
    <w:rsid w:val="00AF09D7"/>
    <w:rsid w:val="00AF580A"/>
    <w:rsid w:val="00AF5FCF"/>
    <w:rsid w:val="00B0659B"/>
    <w:rsid w:val="00B07F7C"/>
    <w:rsid w:val="00B1635F"/>
    <w:rsid w:val="00B32CCB"/>
    <w:rsid w:val="00B40497"/>
    <w:rsid w:val="00B42FF9"/>
    <w:rsid w:val="00B43E35"/>
    <w:rsid w:val="00B453AF"/>
    <w:rsid w:val="00B57CFD"/>
    <w:rsid w:val="00B74F36"/>
    <w:rsid w:val="00B86653"/>
    <w:rsid w:val="00B96ADB"/>
    <w:rsid w:val="00BA0944"/>
    <w:rsid w:val="00BB2DFE"/>
    <w:rsid w:val="00BB459F"/>
    <w:rsid w:val="00BC2333"/>
    <w:rsid w:val="00BC676A"/>
    <w:rsid w:val="00BD35E4"/>
    <w:rsid w:val="00BE61E0"/>
    <w:rsid w:val="00BF2F1C"/>
    <w:rsid w:val="00BF3CC0"/>
    <w:rsid w:val="00C00380"/>
    <w:rsid w:val="00C05908"/>
    <w:rsid w:val="00C06FED"/>
    <w:rsid w:val="00C25C6C"/>
    <w:rsid w:val="00C30185"/>
    <w:rsid w:val="00C414E3"/>
    <w:rsid w:val="00C639C4"/>
    <w:rsid w:val="00C700BD"/>
    <w:rsid w:val="00C71735"/>
    <w:rsid w:val="00C76857"/>
    <w:rsid w:val="00CA105F"/>
    <w:rsid w:val="00CA32B9"/>
    <w:rsid w:val="00CA3D74"/>
    <w:rsid w:val="00CB1317"/>
    <w:rsid w:val="00CB78F8"/>
    <w:rsid w:val="00CC2CA6"/>
    <w:rsid w:val="00CC4912"/>
    <w:rsid w:val="00CC7B20"/>
    <w:rsid w:val="00CD002A"/>
    <w:rsid w:val="00CD4608"/>
    <w:rsid w:val="00CD6C22"/>
    <w:rsid w:val="00CE386B"/>
    <w:rsid w:val="00CE7FF8"/>
    <w:rsid w:val="00CF137D"/>
    <w:rsid w:val="00D03CFE"/>
    <w:rsid w:val="00D23AD8"/>
    <w:rsid w:val="00D43809"/>
    <w:rsid w:val="00D615C6"/>
    <w:rsid w:val="00D75BDD"/>
    <w:rsid w:val="00D873FC"/>
    <w:rsid w:val="00DC4469"/>
    <w:rsid w:val="00DC7A34"/>
    <w:rsid w:val="00DD0C8F"/>
    <w:rsid w:val="00DE2753"/>
    <w:rsid w:val="00DF1131"/>
    <w:rsid w:val="00E10606"/>
    <w:rsid w:val="00E17A0A"/>
    <w:rsid w:val="00E41EB0"/>
    <w:rsid w:val="00E42635"/>
    <w:rsid w:val="00E47634"/>
    <w:rsid w:val="00E57EA5"/>
    <w:rsid w:val="00E60C2B"/>
    <w:rsid w:val="00E6349C"/>
    <w:rsid w:val="00E74DAD"/>
    <w:rsid w:val="00E8456E"/>
    <w:rsid w:val="00ED20BB"/>
    <w:rsid w:val="00ED6AC6"/>
    <w:rsid w:val="00EE3717"/>
    <w:rsid w:val="00EF7B49"/>
    <w:rsid w:val="00F12188"/>
    <w:rsid w:val="00F142DC"/>
    <w:rsid w:val="00F43CE8"/>
    <w:rsid w:val="00F51368"/>
    <w:rsid w:val="00F56B54"/>
    <w:rsid w:val="00F60DEA"/>
    <w:rsid w:val="00F64B33"/>
    <w:rsid w:val="00F7027D"/>
    <w:rsid w:val="00F8456A"/>
    <w:rsid w:val="00FA3252"/>
    <w:rsid w:val="00FA3E36"/>
    <w:rsid w:val="00FA545C"/>
    <w:rsid w:val="00FB29B4"/>
    <w:rsid w:val="00FC3063"/>
    <w:rsid w:val="00FC3AB5"/>
    <w:rsid w:val="00FC434C"/>
    <w:rsid w:val="00FE2A32"/>
    <w:rsid w:val="00FF0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518A5"/>
  <w15:chartTrackingRefBased/>
  <w15:docId w15:val="{C44B6353-8972-40F3-860F-1F87DFB90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F7C"/>
  </w:style>
  <w:style w:type="paragraph" w:styleId="Heading1">
    <w:name w:val="heading 1"/>
    <w:basedOn w:val="Normal"/>
    <w:next w:val="Normal"/>
    <w:link w:val="Heading1Char"/>
    <w:uiPriority w:val="9"/>
    <w:qFormat/>
    <w:rsid w:val="00B07F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7F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07F7C"/>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B07F7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B07F7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07F7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07F7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07F7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07F7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F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07F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07F7C"/>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B07F7C"/>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B07F7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B07F7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07F7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07F7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07F7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07F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F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F7C"/>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B07F7C"/>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B07F7C"/>
    <w:pPr>
      <w:spacing w:before="160"/>
      <w:jc w:val="center"/>
    </w:pPr>
    <w:rPr>
      <w:i/>
      <w:iCs/>
      <w:color w:val="404040" w:themeColor="text1" w:themeTint="BF"/>
    </w:rPr>
  </w:style>
  <w:style w:type="character" w:customStyle="1" w:styleId="QuoteChar">
    <w:name w:val="Quote Char"/>
    <w:basedOn w:val="DefaultParagraphFont"/>
    <w:link w:val="Quote"/>
    <w:uiPriority w:val="29"/>
    <w:rsid w:val="00B07F7C"/>
    <w:rPr>
      <w:i/>
      <w:iCs/>
      <w:color w:val="404040" w:themeColor="text1" w:themeTint="BF"/>
    </w:rPr>
  </w:style>
  <w:style w:type="paragraph" w:styleId="ListParagraph">
    <w:name w:val="List Paragraph"/>
    <w:basedOn w:val="Normal"/>
    <w:uiPriority w:val="34"/>
    <w:qFormat/>
    <w:rsid w:val="00B07F7C"/>
    <w:pPr>
      <w:ind w:left="720"/>
      <w:contextualSpacing/>
    </w:pPr>
  </w:style>
  <w:style w:type="character" w:styleId="IntenseEmphasis">
    <w:name w:val="Intense Emphasis"/>
    <w:basedOn w:val="DefaultParagraphFont"/>
    <w:uiPriority w:val="21"/>
    <w:qFormat/>
    <w:rsid w:val="00B07F7C"/>
    <w:rPr>
      <w:i/>
      <w:iCs/>
      <w:color w:val="0F4761" w:themeColor="accent1" w:themeShade="BF"/>
    </w:rPr>
  </w:style>
  <w:style w:type="paragraph" w:styleId="IntenseQuote">
    <w:name w:val="Intense Quote"/>
    <w:basedOn w:val="Normal"/>
    <w:next w:val="Normal"/>
    <w:link w:val="IntenseQuoteChar"/>
    <w:uiPriority w:val="30"/>
    <w:qFormat/>
    <w:rsid w:val="00B07F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F7C"/>
    <w:rPr>
      <w:i/>
      <w:iCs/>
      <w:color w:val="0F4761" w:themeColor="accent1" w:themeShade="BF"/>
    </w:rPr>
  </w:style>
  <w:style w:type="character" w:styleId="IntenseReference">
    <w:name w:val="Intense Reference"/>
    <w:basedOn w:val="DefaultParagraphFont"/>
    <w:uiPriority w:val="32"/>
    <w:qFormat/>
    <w:rsid w:val="00B07F7C"/>
    <w:rPr>
      <w:b/>
      <w:bCs/>
      <w:smallCaps/>
      <w:color w:val="0F4761" w:themeColor="accent1" w:themeShade="BF"/>
      <w:spacing w:val="5"/>
    </w:rPr>
  </w:style>
  <w:style w:type="character" w:styleId="Hyperlink">
    <w:name w:val="Hyperlink"/>
    <w:basedOn w:val="DefaultParagraphFont"/>
    <w:uiPriority w:val="99"/>
    <w:unhideWhenUsed/>
    <w:rsid w:val="00B07F7C"/>
    <w:rPr>
      <w:color w:val="467886" w:themeColor="hyperlink"/>
      <w:u w:val="single"/>
    </w:rPr>
  </w:style>
  <w:style w:type="character" w:styleId="UnresolvedMention">
    <w:name w:val="Unresolved Mention"/>
    <w:basedOn w:val="DefaultParagraphFont"/>
    <w:uiPriority w:val="99"/>
    <w:semiHidden/>
    <w:unhideWhenUsed/>
    <w:rsid w:val="00E10606"/>
    <w:rPr>
      <w:color w:val="605E5C"/>
      <w:shd w:val="clear" w:color="auto" w:fill="E1DFDD"/>
    </w:rPr>
  </w:style>
  <w:style w:type="table" w:styleId="TableGrid">
    <w:name w:val="Table Grid"/>
    <w:basedOn w:val="TableNormal"/>
    <w:uiPriority w:val="39"/>
    <w:rsid w:val="00A71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F3CC0"/>
    <w:rPr>
      <w:b/>
      <w:bCs/>
    </w:rPr>
  </w:style>
  <w:style w:type="paragraph" w:styleId="TOCHeading">
    <w:name w:val="TOC Heading"/>
    <w:basedOn w:val="Heading1"/>
    <w:next w:val="Normal"/>
    <w:uiPriority w:val="39"/>
    <w:unhideWhenUsed/>
    <w:qFormat/>
    <w:rsid w:val="009B7AA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B7AA3"/>
    <w:pPr>
      <w:spacing w:after="100"/>
    </w:pPr>
  </w:style>
  <w:style w:type="paragraph" w:styleId="TOC2">
    <w:name w:val="toc 2"/>
    <w:basedOn w:val="Normal"/>
    <w:next w:val="Normal"/>
    <w:autoRedefine/>
    <w:uiPriority w:val="39"/>
    <w:unhideWhenUsed/>
    <w:rsid w:val="009B7AA3"/>
    <w:pPr>
      <w:spacing w:after="100"/>
      <w:ind w:left="280"/>
    </w:pPr>
  </w:style>
  <w:style w:type="paragraph" w:styleId="TOC3">
    <w:name w:val="toc 3"/>
    <w:basedOn w:val="Normal"/>
    <w:next w:val="Normal"/>
    <w:autoRedefine/>
    <w:uiPriority w:val="39"/>
    <w:unhideWhenUsed/>
    <w:rsid w:val="009B7AA3"/>
    <w:pPr>
      <w:spacing w:after="100"/>
      <w:ind w:left="560"/>
    </w:pPr>
  </w:style>
  <w:style w:type="character" w:styleId="FollowedHyperlink">
    <w:name w:val="FollowedHyperlink"/>
    <w:basedOn w:val="DefaultParagraphFont"/>
    <w:uiPriority w:val="99"/>
    <w:semiHidden/>
    <w:unhideWhenUsed/>
    <w:rsid w:val="00F8456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https://github.com/thevien257/Flutter-SQLite"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ad0ec12-f8ec-4490-8ae1-467d048451b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AAFCF4670CE3745BA504989B24FD943" ma:contentTypeVersion="15" ma:contentTypeDescription="Create a new document." ma:contentTypeScope="" ma:versionID="c720f15b2904be5d0814b14f41286b42">
  <xsd:schema xmlns:xsd="http://www.w3.org/2001/XMLSchema" xmlns:xs="http://www.w3.org/2001/XMLSchema" xmlns:p="http://schemas.microsoft.com/office/2006/metadata/properties" xmlns:ns3="dad0ec12-f8ec-4490-8ae1-467d048451b7" xmlns:ns4="9af3a453-42f8-4e33-a47a-d8cffdb28839" targetNamespace="http://schemas.microsoft.com/office/2006/metadata/properties" ma:root="true" ma:fieldsID="f685dc1ebd3fe1a8ed721b0062617109" ns3:_="" ns4:_="">
    <xsd:import namespace="dad0ec12-f8ec-4490-8ae1-467d048451b7"/>
    <xsd:import namespace="9af3a453-42f8-4e33-a47a-d8cffdb28839"/>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DateTaken"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d0ec12-f8ec-4490-8ae1-467d048451b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af3a453-42f8-4e33-a47a-d8cffdb28839"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3BA22-581E-443D-B195-205B561A4B15}">
  <ds:schemaRefs>
    <ds:schemaRef ds:uri="dad0ec12-f8ec-4490-8ae1-467d048451b7"/>
    <ds:schemaRef ds:uri="9af3a453-42f8-4e33-a47a-d8cffdb28839"/>
    <ds:schemaRef ds:uri="http://purl.org/dc/elements/1.1/"/>
    <ds:schemaRef ds:uri="http://www.w3.org/XML/1998/namespace"/>
    <ds:schemaRef ds:uri="http://purl.org/dc/terms/"/>
    <ds:schemaRef ds:uri="http://schemas.microsoft.com/office/2006/documentManagement/types"/>
    <ds:schemaRef ds:uri="http://schemas.microsoft.com/office/2006/metadata/properties"/>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985BDFCD-7C6E-4337-B9BF-16A482101E99}">
  <ds:schemaRefs>
    <ds:schemaRef ds:uri="http://schemas.microsoft.com/sharepoint/v3/contenttype/forms"/>
  </ds:schemaRefs>
</ds:datastoreItem>
</file>

<file path=customXml/itemProps3.xml><?xml version="1.0" encoding="utf-8"?>
<ds:datastoreItem xmlns:ds="http://schemas.openxmlformats.org/officeDocument/2006/customXml" ds:itemID="{696CD452-36F5-4BCA-950A-2921DE2EC4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d0ec12-f8ec-4490-8ae1-467d048451b7"/>
    <ds:schemaRef ds:uri="9af3a453-42f8-4e33-a47a-d8cffdb288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94DDB6-F807-403A-AC99-717CFE42B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1871</Words>
  <Characters>10667</Characters>
  <Application>Microsoft Office Word</Application>
  <DocSecurity>0</DocSecurity>
  <Lines>88</Lines>
  <Paragraphs>25</Paragraphs>
  <ScaleCrop>false</ScaleCrop>
  <Company/>
  <LinksUpToDate>false</LinksUpToDate>
  <CharactersWithSpaces>12513</CharactersWithSpaces>
  <SharedDoc>false</SharedDoc>
  <HLinks>
    <vt:vector size="156" baseType="variant">
      <vt:variant>
        <vt:i4>1441840</vt:i4>
      </vt:variant>
      <vt:variant>
        <vt:i4>149</vt:i4>
      </vt:variant>
      <vt:variant>
        <vt:i4>0</vt:i4>
      </vt:variant>
      <vt:variant>
        <vt:i4>5</vt:i4>
      </vt:variant>
      <vt:variant>
        <vt:lpwstr/>
      </vt:variant>
      <vt:variant>
        <vt:lpwstr>_Toc212377742</vt:lpwstr>
      </vt:variant>
      <vt:variant>
        <vt:i4>1441840</vt:i4>
      </vt:variant>
      <vt:variant>
        <vt:i4>143</vt:i4>
      </vt:variant>
      <vt:variant>
        <vt:i4>0</vt:i4>
      </vt:variant>
      <vt:variant>
        <vt:i4>5</vt:i4>
      </vt:variant>
      <vt:variant>
        <vt:lpwstr/>
      </vt:variant>
      <vt:variant>
        <vt:lpwstr>_Toc212377741</vt:lpwstr>
      </vt:variant>
      <vt:variant>
        <vt:i4>1441840</vt:i4>
      </vt:variant>
      <vt:variant>
        <vt:i4>137</vt:i4>
      </vt:variant>
      <vt:variant>
        <vt:i4>0</vt:i4>
      </vt:variant>
      <vt:variant>
        <vt:i4>5</vt:i4>
      </vt:variant>
      <vt:variant>
        <vt:lpwstr/>
      </vt:variant>
      <vt:variant>
        <vt:lpwstr>_Toc212377740</vt:lpwstr>
      </vt:variant>
      <vt:variant>
        <vt:i4>1114160</vt:i4>
      </vt:variant>
      <vt:variant>
        <vt:i4>131</vt:i4>
      </vt:variant>
      <vt:variant>
        <vt:i4>0</vt:i4>
      </vt:variant>
      <vt:variant>
        <vt:i4>5</vt:i4>
      </vt:variant>
      <vt:variant>
        <vt:lpwstr/>
      </vt:variant>
      <vt:variant>
        <vt:lpwstr>_Toc212377739</vt:lpwstr>
      </vt:variant>
      <vt:variant>
        <vt:i4>1114160</vt:i4>
      </vt:variant>
      <vt:variant>
        <vt:i4>125</vt:i4>
      </vt:variant>
      <vt:variant>
        <vt:i4>0</vt:i4>
      </vt:variant>
      <vt:variant>
        <vt:i4>5</vt:i4>
      </vt:variant>
      <vt:variant>
        <vt:lpwstr/>
      </vt:variant>
      <vt:variant>
        <vt:lpwstr>_Toc212377738</vt:lpwstr>
      </vt:variant>
      <vt:variant>
        <vt:i4>1114160</vt:i4>
      </vt:variant>
      <vt:variant>
        <vt:i4>119</vt:i4>
      </vt:variant>
      <vt:variant>
        <vt:i4>0</vt:i4>
      </vt:variant>
      <vt:variant>
        <vt:i4>5</vt:i4>
      </vt:variant>
      <vt:variant>
        <vt:lpwstr/>
      </vt:variant>
      <vt:variant>
        <vt:lpwstr>_Toc212377737</vt:lpwstr>
      </vt:variant>
      <vt:variant>
        <vt:i4>1114160</vt:i4>
      </vt:variant>
      <vt:variant>
        <vt:i4>113</vt:i4>
      </vt:variant>
      <vt:variant>
        <vt:i4>0</vt:i4>
      </vt:variant>
      <vt:variant>
        <vt:i4>5</vt:i4>
      </vt:variant>
      <vt:variant>
        <vt:lpwstr/>
      </vt:variant>
      <vt:variant>
        <vt:lpwstr>_Toc212377736</vt:lpwstr>
      </vt:variant>
      <vt:variant>
        <vt:i4>1114160</vt:i4>
      </vt:variant>
      <vt:variant>
        <vt:i4>107</vt:i4>
      </vt:variant>
      <vt:variant>
        <vt:i4>0</vt:i4>
      </vt:variant>
      <vt:variant>
        <vt:i4>5</vt:i4>
      </vt:variant>
      <vt:variant>
        <vt:lpwstr/>
      </vt:variant>
      <vt:variant>
        <vt:lpwstr>_Toc212377735</vt:lpwstr>
      </vt:variant>
      <vt:variant>
        <vt:i4>1114160</vt:i4>
      </vt:variant>
      <vt:variant>
        <vt:i4>101</vt:i4>
      </vt:variant>
      <vt:variant>
        <vt:i4>0</vt:i4>
      </vt:variant>
      <vt:variant>
        <vt:i4>5</vt:i4>
      </vt:variant>
      <vt:variant>
        <vt:lpwstr/>
      </vt:variant>
      <vt:variant>
        <vt:lpwstr>_Toc212377734</vt:lpwstr>
      </vt:variant>
      <vt:variant>
        <vt:i4>1114160</vt:i4>
      </vt:variant>
      <vt:variant>
        <vt:i4>95</vt:i4>
      </vt:variant>
      <vt:variant>
        <vt:i4>0</vt:i4>
      </vt:variant>
      <vt:variant>
        <vt:i4>5</vt:i4>
      </vt:variant>
      <vt:variant>
        <vt:lpwstr/>
      </vt:variant>
      <vt:variant>
        <vt:lpwstr>_Toc212377733</vt:lpwstr>
      </vt:variant>
      <vt:variant>
        <vt:i4>1114160</vt:i4>
      </vt:variant>
      <vt:variant>
        <vt:i4>89</vt:i4>
      </vt:variant>
      <vt:variant>
        <vt:i4>0</vt:i4>
      </vt:variant>
      <vt:variant>
        <vt:i4>5</vt:i4>
      </vt:variant>
      <vt:variant>
        <vt:lpwstr/>
      </vt:variant>
      <vt:variant>
        <vt:lpwstr>_Toc212377732</vt:lpwstr>
      </vt:variant>
      <vt:variant>
        <vt:i4>1114160</vt:i4>
      </vt:variant>
      <vt:variant>
        <vt:i4>83</vt:i4>
      </vt:variant>
      <vt:variant>
        <vt:i4>0</vt:i4>
      </vt:variant>
      <vt:variant>
        <vt:i4>5</vt:i4>
      </vt:variant>
      <vt:variant>
        <vt:lpwstr/>
      </vt:variant>
      <vt:variant>
        <vt:lpwstr>_Toc212377731</vt:lpwstr>
      </vt:variant>
      <vt:variant>
        <vt:i4>1114160</vt:i4>
      </vt:variant>
      <vt:variant>
        <vt:i4>77</vt:i4>
      </vt:variant>
      <vt:variant>
        <vt:i4>0</vt:i4>
      </vt:variant>
      <vt:variant>
        <vt:i4>5</vt:i4>
      </vt:variant>
      <vt:variant>
        <vt:lpwstr/>
      </vt:variant>
      <vt:variant>
        <vt:lpwstr>_Toc212377730</vt:lpwstr>
      </vt:variant>
      <vt:variant>
        <vt:i4>1048624</vt:i4>
      </vt:variant>
      <vt:variant>
        <vt:i4>71</vt:i4>
      </vt:variant>
      <vt:variant>
        <vt:i4>0</vt:i4>
      </vt:variant>
      <vt:variant>
        <vt:i4>5</vt:i4>
      </vt:variant>
      <vt:variant>
        <vt:lpwstr/>
      </vt:variant>
      <vt:variant>
        <vt:lpwstr>_Toc212377729</vt:lpwstr>
      </vt:variant>
      <vt:variant>
        <vt:i4>1048624</vt:i4>
      </vt:variant>
      <vt:variant>
        <vt:i4>65</vt:i4>
      </vt:variant>
      <vt:variant>
        <vt:i4>0</vt:i4>
      </vt:variant>
      <vt:variant>
        <vt:i4>5</vt:i4>
      </vt:variant>
      <vt:variant>
        <vt:lpwstr/>
      </vt:variant>
      <vt:variant>
        <vt:lpwstr>_Toc212377728</vt:lpwstr>
      </vt:variant>
      <vt:variant>
        <vt:i4>1048624</vt:i4>
      </vt:variant>
      <vt:variant>
        <vt:i4>59</vt:i4>
      </vt:variant>
      <vt:variant>
        <vt:i4>0</vt:i4>
      </vt:variant>
      <vt:variant>
        <vt:i4>5</vt:i4>
      </vt:variant>
      <vt:variant>
        <vt:lpwstr/>
      </vt:variant>
      <vt:variant>
        <vt:lpwstr>_Toc212377727</vt:lpwstr>
      </vt:variant>
      <vt:variant>
        <vt:i4>1048624</vt:i4>
      </vt:variant>
      <vt:variant>
        <vt:i4>53</vt:i4>
      </vt:variant>
      <vt:variant>
        <vt:i4>0</vt:i4>
      </vt:variant>
      <vt:variant>
        <vt:i4>5</vt:i4>
      </vt:variant>
      <vt:variant>
        <vt:lpwstr/>
      </vt:variant>
      <vt:variant>
        <vt:lpwstr>_Toc212377726</vt:lpwstr>
      </vt:variant>
      <vt:variant>
        <vt:i4>1048624</vt:i4>
      </vt:variant>
      <vt:variant>
        <vt:i4>47</vt:i4>
      </vt:variant>
      <vt:variant>
        <vt:i4>0</vt:i4>
      </vt:variant>
      <vt:variant>
        <vt:i4>5</vt:i4>
      </vt:variant>
      <vt:variant>
        <vt:lpwstr/>
      </vt:variant>
      <vt:variant>
        <vt:lpwstr>_Toc212377725</vt:lpwstr>
      </vt:variant>
      <vt:variant>
        <vt:i4>1048624</vt:i4>
      </vt:variant>
      <vt:variant>
        <vt:i4>41</vt:i4>
      </vt:variant>
      <vt:variant>
        <vt:i4>0</vt:i4>
      </vt:variant>
      <vt:variant>
        <vt:i4>5</vt:i4>
      </vt:variant>
      <vt:variant>
        <vt:lpwstr/>
      </vt:variant>
      <vt:variant>
        <vt:lpwstr>_Toc212377724</vt:lpwstr>
      </vt:variant>
      <vt:variant>
        <vt:i4>1048624</vt:i4>
      </vt:variant>
      <vt:variant>
        <vt:i4>35</vt:i4>
      </vt:variant>
      <vt:variant>
        <vt:i4>0</vt:i4>
      </vt:variant>
      <vt:variant>
        <vt:i4>5</vt:i4>
      </vt:variant>
      <vt:variant>
        <vt:lpwstr/>
      </vt:variant>
      <vt:variant>
        <vt:lpwstr>_Toc212377723</vt:lpwstr>
      </vt:variant>
      <vt:variant>
        <vt:i4>1048624</vt:i4>
      </vt:variant>
      <vt:variant>
        <vt:i4>29</vt:i4>
      </vt:variant>
      <vt:variant>
        <vt:i4>0</vt:i4>
      </vt:variant>
      <vt:variant>
        <vt:i4>5</vt:i4>
      </vt:variant>
      <vt:variant>
        <vt:lpwstr/>
      </vt:variant>
      <vt:variant>
        <vt:lpwstr>_Toc212377722</vt:lpwstr>
      </vt:variant>
      <vt:variant>
        <vt:i4>1048624</vt:i4>
      </vt:variant>
      <vt:variant>
        <vt:i4>23</vt:i4>
      </vt:variant>
      <vt:variant>
        <vt:i4>0</vt:i4>
      </vt:variant>
      <vt:variant>
        <vt:i4>5</vt:i4>
      </vt:variant>
      <vt:variant>
        <vt:lpwstr/>
      </vt:variant>
      <vt:variant>
        <vt:lpwstr>_Toc212377721</vt:lpwstr>
      </vt:variant>
      <vt:variant>
        <vt:i4>1048624</vt:i4>
      </vt:variant>
      <vt:variant>
        <vt:i4>17</vt:i4>
      </vt:variant>
      <vt:variant>
        <vt:i4>0</vt:i4>
      </vt:variant>
      <vt:variant>
        <vt:i4>5</vt:i4>
      </vt:variant>
      <vt:variant>
        <vt:lpwstr/>
      </vt:variant>
      <vt:variant>
        <vt:lpwstr>_Toc212377720</vt:lpwstr>
      </vt:variant>
      <vt:variant>
        <vt:i4>1245232</vt:i4>
      </vt:variant>
      <vt:variant>
        <vt:i4>11</vt:i4>
      </vt:variant>
      <vt:variant>
        <vt:i4>0</vt:i4>
      </vt:variant>
      <vt:variant>
        <vt:i4>5</vt:i4>
      </vt:variant>
      <vt:variant>
        <vt:lpwstr/>
      </vt:variant>
      <vt:variant>
        <vt:lpwstr>_Toc212377719</vt:lpwstr>
      </vt:variant>
      <vt:variant>
        <vt:i4>1245232</vt:i4>
      </vt:variant>
      <vt:variant>
        <vt:i4>5</vt:i4>
      </vt:variant>
      <vt:variant>
        <vt:i4>0</vt:i4>
      </vt:variant>
      <vt:variant>
        <vt:i4>5</vt:i4>
      </vt:variant>
      <vt:variant>
        <vt:lpwstr/>
      </vt:variant>
      <vt:variant>
        <vt:lpwstr>_Toc212377718</vt:lpwstr>
      </vt:variant>
      <vt:variant>
        <vt:i4>6094920</vt:i4>
      </vt:variant>
      <vt:variant>
        <vt:i4>0</vt:i4>
      </vt:variant>
      <vt:variant>
        <vt:i4>0</vt:i4>
      </vt:variant>
      <vt:variant>
        <vt:i4>5</vt:i4>
      </vt:variant>
      <vt:variant>
        <vt:lpwstr>https://github.com/thevien257/Flutter-SQLite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Trịnh Thế Viên</dc:creator>
  <cp:keywords/>
  <dc:description/>
  <cp:lastModifiedBy>Bùi Trịnh Thế Viên</cp:lastModifiedBy>
  <cp:revision>2</cp:revision>
  <dcterms:created xsi:type="dcterms:W3CDTF">2025-10-26T06:37:00Z</dcterms:created>
  <dcterms:modified xsi:type="dcterms:W3CDTF">2025-10-26T06:37:00Z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0x010100DAAFCF4670CE3745BA504989B24FD943</vt:lpwstr>
  </property>
</Properties>
</file>